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01E0AD1" w14:textId="4CE589B4" w:rsidR="00845AA8" w:rsidRPr="006B3CA7" w:rsidDel="00123208" w:rsidRDefault="00845AA8" w:rsidP="00E15D2D">
      <w:pPr>
        <w:pStyle w:val="Ttulo1"/>
        <w:rPr>
          <w:del w:id="0" w:author="Paulo Tarso Sanches de Oliveira" w:date="2026-08-19T10:21:00Z" w16du:dateUtc="2026-08-19T14:21:00Z"/>
          <w:rPrChange w:id="1" w:author="Bruno Ken Marchezepe" w:date="2026-08-22T19:23:00Z" w16du:dateUtc="2026-08-22T22:23:00Z">
            <w:rPr>
              <w:del w:id="2" w:author="Paulo Tarso Sanches de Oliveira" w:date="2026-08-19T10:21:00Z" w16du:dateUtc="2026-08-19T14:21:00Z"/>
              <w:b/>
              <w:color w:val="1A5276"/>
            </w:rPr>
          </w:rPrChange>
        </w:rPr>
        <w:pPrChange w:id="3" w:author="Bruno Ken Marchezepe" w:date="2026-08-22T19:25:00Z" w16du:dateUtc="2026-08-22T22:25:00Z">
          <w:pPr>
            <w:spacing w:after="40"/>
          </w:pPr>
        </w:pPrChange>
      </w:pPr>
      <w:del w:id="4" w:author="Paulo Tarso Sanches de Oliveira" w:date="2026-08-19T10:21:00Z" w16du:dateUtc="2026-08-19T14:21:00Z">
        <w:r w:rsidRPr="006B3CA7" w:rsidDel="00123208">
          <w:rPr>
            <w:rPrChange w:id="5" w:author="Bruno Ken Marchezepe" w:date="2026-08-22T19:23:00Z" w16du:dateUtc="2026-08-22T22:23:00Z">
              <w:rPr>
                <w:b/>
                <w:color w:val="1A5276"/>
              </w:rPr>
            </w:rPrChange>
          </w:rPr>
          <w:delText>University of North Carolina at Charlotte</w:delText>
        </w:r>
      </w:del>
    </w:p>
    <w:p w14:paraId="20F2D002" w14:textId="450950CB" w:rsidR="00F21DAE" w:rsidRPr="006B3CA7" w:rsidDel="00123208" w:rsidRDefault="002C69D6" w:rsidP="00E15D2D">
      <w:pPr>
        <w:pStyle w:val="Ttulo1"/>
        <w:rPr>
          <w:del w:id="6" w:author="Paulo Tarso Sanches de Oliveira" w:date="2026-08-19T10:24:00Z" w16du:dateUtc="2026-08-19T14:24:00Z"/>
          <w:rPrChange w:id="7" w:author="Bruno Ken Marchezepe" w:date="2026-08-22T19:23:00Z" w16du:dateUtc="2026-08-22T22:23:00Z">
            <w:rPr>
              <w:del w:id="8" w:author="Paulo Tarso Sanches de Oliveira" w:date="2026-08-19T10:24:00Z" w16du:dateUtc="2026-08-19T14:24:00Z"/>
              <w:color w:val="555555"/>
              <w:sz w:val="19"/>
            </w:rPr>
          </w:rPrChange>
        </w:rPr>
        <w:pPrChange w:id="9" w:author="Bruno Ken Marchezepe" w:date="2026-08-22T19:25:00Z" w16du:dateUtc="2026-08-22T22:25:00Z">
          <w:pPr>
            <w:spacing w:after="40"/>
          </w:pPr>
        </w:pPrChange>
      </w:pPr>
      <w:del w:id="10" w:author="Paulo Tarso Sanches de Oliveira" w:date="2026-08-19T10:21:00Z" w16du:dateUtc="2026-08-19T14:21:00Z">
        <w:r w:rsidRPr="006B3CA7" w:rsidDel="00123208">
          <w:rPr>
            <w:rPrChange w:id="11" w:author="Bruno Ken Marchezepe" w:date="2026-08-22T19:23:00Z" w16du:dateUtc="2026-08-22T22:23:00Z">
              <w:rPr>
                <w:color w:val="555555"/>
                <w:sz w:val="19"/>
              </w:rPr>
            </w:rPrChange>
          </w:rPr>
          <w:delText>Instructor</w:delText>
        </w:r>
        <w:r w:rsidR="00F21DAE" w:rsidRPr="006B3CA7" w:rsidDel="00123208">
          <w:rPr>
            <w:rPrChange w:id="12" w:author="Bruno Ken Marchezepe" w:date="2026-08-22T19:23:00Z" w16du:dateUtc="2026-08-22T22:23:00Z">
              <w:rPr>
                <w:color w:val="555555"/>
                <w:sz w:val="19"/>
              </w:rPr>
            </w:rPrChange>
          </w:rPr>
          <w:delText>s</w:delText>
        </w:r>
      </w:del>
      <w:del w:id="13" w:author="Paulo Tarso Sanches de Oliveira" w:date="2026-08-19T10:24:00Z" w16du:dateUtc="2026-08-19T14:24:00Z">
        <w:r w:rsidRPr="006B3CA7" w:rsidDel="00123208">
          <w:rPr>
            <w:rPrChange w:id="14" w:author="Bruno Ken Marchezepe" w:date="2026-08-22T19:23:00Z" w16du:dateUtc="2026-08-22T22:23:00Z">
              <w:rPr>
                <w:color w:val="555555"/>
                <w:sz w:val="19"/>
              </w:rPr>
            </w:rPrChange>
          </w:rPr>
          <w:delText>:</w:delText>
        </w:r>
      </w:del>
    </w:p>
    <w:p w14:paraId="64344407" w14:textId="3036A17A" w:rsidR="00123208" w:rsidRPr="00E15D2D" w:rsidDel="00123208" w:rsidRDefault="002C69D6" w:rsidP="00E15D2D">
      <w:pPr>
        <w:pStyle w:val="Ttulo1"/>
        <w:rPr>
          <w:del w:id="15" w:author="Paulo Tarso Sanches de Oliveira" w:date="2026-08-19T10:21:00Z" w16du:dateUtc="2026-08-19T14:21:00Z"/>
        </w:rPr>
        <w:pPrChange w:id="16" w:author="Bruno Ken Marchezepe" w:date="2026-08-22T19:25:00Z" w16du:dateUtc="2026-08-22T22:25:00Z">
          <w:pPr>
            <w:spacing w:after="40"/>
          </w:pPr>
        </w:pPrChange>
      </w:pPr>
      <w:del w:id="17" w:author="Paulo Tarso Sanches de Oliveira" w:date="2026-08-19T10:21:00Z" w16du:dateUtc="2026-08-19T14:21:00Z">
        <w:r w:rsidRPr="006B3CA7" w:rsidDel="00123208">
          <w:rPr>
            <w:rPrChange w:id="18" w:author="Bruno Ken Marchezepe" w:date="2026-08-22T19:23:00Z" w16du:dateUtc="2026-08-22T22:23:00Z">
              <w:rPr>
                <w:color w:val="555555"/>
                <w:sz w:val="19"/>
              </w:rPr>
            </w:rPrChange>
          </w:rPr>
          <w:delText xml:space="preserve">Prof. Dr. </w:delText>
        </w:r>
        <w:r w:rsidR="00845AA8" w:rsidRPr="006B3CA7" w:rsidDel="00123208">
          <w:rPr>
            <w:rPrChange w:id="19" w:author="Bruno Ken Marchezepe" w:date="2026-08-22T19:23:00Z" w16du:dateUtc="2026-08-22T22:23:00Z">
              <w:rPr>
                <w:color w:val="555555"/>
                <w:sz w:val="19"/>
              </w:rPr>
            </w:rPrChange>
          </w:rPr>
          <w:delText>Paulo Tarso Sanches de Oliveira</w:delText>
        </w:r>
      </w:del>
    </w:p>
    <w:p w14:paraId="29582AFE" w14:textId="77777777" w:rsidR="0032219D" w:rsidRPr="00E15D2D" w:rsidRDefault="002C69D6" w:rsidP="00E15D2D">
      <w:pPr>
        <w:pStyle w:val="Ttulo1"/>
      </w:pPr>
      <w:r w:rsidRPr="006B3CA7">
        <w:rPr>
          <w:rPrChange w:id="20" w:author="Bruno Ken Marchezepe" w:date="2026-08-22T19:23:00Z" w16du:dateUtc="2026-08-22T22:23:00Z">
            <w:rPr>
              <w:b w:val="0"/>
              <w:color w:val="0B2545"/>
              <w:sz w:val="28"/>
              <w14:textFill>
                <w14:solidFill>
                  <w14:srgbClr w14:val="0B2545">
                    <w14:lumMod w14:val="50000"/>
                  </w14:srgbClr>
                </w14:solidFill>
              </w14:textFill>
            </w:rPr>
          </w:rPrChange>
        </w:rPr>
        <w:t>TUTORIAL FOR THE PRACTICAL ACTIVITY ON POTENTIOMETRIC SURFACE MAPPING</w:t>
      </w:r>
    </w:p>
    <w:p w14:paraId="36761DCD" w14:textId="019E6EF0" w:rsidR="0032219D" w:rsidRDefault="002C69D6" w:rsidP="00E15D2D">
      <w:pPr>
        <w:rPr>
          <w:ins w:id="21" w:author="Bruno Ken Marchezepe" w:date="2026-08-22T19:24:00Z" w16du:dateUtc="2026-08-22T22:24:00Z"/>
        </w:rPr>
      </w:pPr>
      <w:r w:rsidRPr="006B3CA7">
        <w:rPr>
          <w:rPrChange w:id="22" w:author="Bruno Ken Marchezepe" w:date="2026-08-22T19:23:00Z" w16du:dateUtc="2026-08-22T22:23:00Z">
            <w:rPr>
              <w:b/>
              <w:color w:val="2E86C1"/>
            </w:rPr>
          </w:rPrChange>
        </w:rPr>
        <w:t>C</w:t>
      </w:r>
      <w:r w:rsidRPr="006B3CA7">
        <w:rPr>
          <w:rPrChange w:id="23" w:author="Bruno Ken Marchezepe" w:date="2026-08-22T19:23:00Z" w16du:dateUtc="2026-08-22T22:23:00Z">
            <w:rPr>
              <w:b/>
              <w:color w:val="2E86C1"/>
            </w:rPr>
          </w:rPrChange>
        </w:rPr>
        <w:t xml:space="preserve">ourse: </w:t>
      </w:r>
      <w:ins w:id="24" w:author="Paulo Tarso Sanches de Oliveira" w:date="2026-08-19T10:20:00Z">
        <w:r w:rsidR="00123208" w:rsidRPr="006B3CA7">
          <w:rPr>
            <w:rPrChange w:id="25" w:author="Bruno Ken Marchezepe" w:date="2026-08-22T19:23:00Z" w16du:dateUtc="2026-08-22T22:23:00Z">
              <w:rPr>
                <w:b/>
                <w:color w:val="2E86C1"/>
              </w:rPr>
            </w:rPrChange>
          </w:rPr>
          <w:t>4145/5145 - Groundwater Resources Engineering</w:t>
        </w:r>
      </w:ins>
      <w:ins w:id="26" w:author="Paulo Tarso Sanches de Oliveira" w:date="2026-08-19T10:20:00Z" w16du:dateUtc="2026-08-19T14:20:00Z">
        <w:r w:rsidR="00123208" w:rsidRPr="006B3CA7">
          <w:rPr>
            <w:rPrChange w:id="27" w:author="Bruno Ken Marchezepe" w:date="2026-08-22T19:23:00Z" w16du:dateUtc="2026-08-22T22:23:00Z">
              <w:rPr>
                <w:b/>
                <w:color w:val="4F6228" w:themeColor="accent3" w:themeShade="80"/>
              </w:rPr>
            </w:rPrChange>
          </w:rPr>
          <w:t xml:space="preserve"> (Fall, 2026)</w:t>
        </w:r>
      </w:ins>
    </w:p>
    <w:p w14:paraId="630ED2F9" w14:textId="77777777" w:rsidR="006B3CA7" w:rsidRPr="00E15D2D" w:rsidRDefault="006B3CA7" w:rsidP="00E15D2D"/>
    <w:p w14:paraId="6C621EE8" w14:textId="7EC0B52A" w:rsidR="0032219D" w:rsidRPr="00E15D2D" w:rsidDel="00123208" w:rsidRDefault="00845AA8" w:rsidP="00E15D2D">
      <w:pPr>
        <w:pStyle w:val="Ttulo2"/>
        <w:rPr>
          <w:del w:id="28" w:author="Paulo Tarso Sanches de Oliveira" w:date="2026-08-19T10:20:00Z" w16du:dateUtc="2026-08-19T14:20:00Z"/>
        </w:rPr>
        <w:pPrChange w:id="29" w:author="Bruno Ken Marchezepe" w:date="2026-08-22T19:25:00Z" w16du:dateUtc="2026-08-22T22:25:00Z">
          <w:pPr>
            <w:spacing w:after="280"/>
          </w:pPr>
        </w:pPrChange>
      </w:pPr>
      <w:commentRangeStart w:id="30"/>
      <w:del w:id="31" w:author="Paulo Tarso Sanches de Oliveira" w:date="2026-08-19T10:20:00Z" w16du:dateUtc="2026-08-19T14:20:00Z">
        <w:r w:rsidRPr="00E15D2D" w:rsidDel="00123208">
          <w:rPr>
            <w:rPrChange w:id="32" w:author="Bruno Ken Marchezepe" w:date="2026-08-22T19:24:00Z" w16du:dateUtc="2026-08-22T22:24:00Z">
              <w:rPr>
                <w:color w:val="777777"/>
                <w:sz w:val="17"/>
              </w:rPr>
            </w:rPrChange>
          </w:rPr>
          <w:delText>Charlotte, NC • 2026 • https://www.charlotte.edu</w:delText>
        </w:r>
      </w:del>
    </w:p>
    <w:p w14:paraId="0B489788" w14:textId="0A4DB489" w:rsidR="0032219D" w:rsidRPr="00E15D2D" w:rsidRDefault="002C69D6" w:rsidP="00E15D2D">
      <w:pPr>
        <w:pStyle w:val="Ttulo2"/>
      </w:pPr>
      <w:del w:id="33" w:author="Bruno Ken Marchezepe" w:date="2026-08-22T19:23:00Z" w16du:dateUtc="2026-08-22T22:23:00Z">
        <w:r w:rsidRPr="00E15D2D" w:rsidDel="006B3CA7">
          <w:rPr>
            <w:rPrChange w:id="34" w:author="Bruno Ken Marchezepe" w:date="2026-08-22T19:24:00Z" w16du:dateUtc="2026-08-22T22:24:00Z">
              <w:rPr>
                <w:b w:val="0"/>
                <w:color w:val="1A5276"/>
                <w:sz w:val="24"/>
              </w:rPr>
            </w:rPrChange>
          </w:rPr>
          <w:delText xml:space="preserve">1. </w:delText>
        </w:r>
      </w:del>
      <w:r w:rsidRPr="00E15D2D">
        <w:rPr>
          <w:rPrChange w:id="35" w:author="Bruno Ken Marchezepe" w:date="2026-08-22T19:24:00Z" w16du:dateUtc="2026-08-22T22:24:00Z">
            <w:rPr>
              <w:b w:val="0"/>
              <w:color w:val="1A5276"/>
              <w:sz w:val="24"/>
            </w:rPr>
          </w:rPrChange>
        </w:rPr>
        <w:t>Objective</w:t>
      </w:r>
      <w:commentRangeEnd w:id="30"/>
      <w:r w:rsidR="006B3CA7" w:rsidRPr="006B3CA7">
        <w:rPr>
          <w:rStyle w:val="Refdecomentrio"/>
          <w:sz w:val="32"/>
          <w:szCs w:val="32"/>
          <w:rPrChange w:id="36" w:author="Bruno Ken Marchezepe" w:date="2026-08-22T19:24:00Z">
            <w:rPr>
              <w:rStyle w:val="Refdecomentrio"/>
              <w:sz w:val="32"/>
              <w:szCs w:val="32"/>
            </w:rPr>
          </w:rPrChange>
        </w:rPr>
        <w:commentReference w:id="30"/>
      </w:r>
    </w:p>
    <w:p w14:paraId="02E23F63" w14:textId="320D2F16" w:rsidR="007D5DAD" w:rsidRPr="006B3CA7" w:rsidRDefault="002C69D6" w:rsidP="00E15D2D">
      <w:pPr>
        <w:rPr>
          <w:ins w:id="37" w:author="Paulo Tarso Sanches de Oliveira" w:date="2026-08-19T11:06:00Z" w16du:dateUtc="2026-08-19T15:06:00Z"/>
          <w:rPrChange w:id="38" w:author="Bruno Ken Marchezepe" w:date="2026-08-22T19:21:00Z" w16du:dateUtc="2026-08-22T22:21:00Z">
            <w:rPr>
              <w:ins w:id="39" w:author="Paulo Tarso Sanches de Oliveira" w:date="2026-08-19T11:06:00Z" w16du:dateUtc="2026-08-19T15:06:00Z"/>
              <w:sz w:val="20"/>
            </w:rPr>
          </w:rPrChange>
        </w:rPr>
      </w:pPr>
      <w:commentRangeStart w:id="40"/>
      <w:del w:id="41" w:author="Paulo Tarso Sanches de Oliveira" w:date="2026-08-19T11:07:00Z" w16du:dateUtc="2026-08-19T15:07:00Z">
        <w:r w:rsidRPr="006B3CA7" w:rsidDel="007D5DAD">
          <w:rPr>
            <w:rPrChange w:id="42" w:author="Bruno Ken Marchezepe" w:date="2026-08-22T19:21:00Z" w16du:dateUtc="2026-08-22T22:21:00Z">
              <w:rPr>
                <w:sz w:val="20"/>
              </w:rPr>
            </w:rPrChange>
          </w:rPr>
          <w:delText>The primary objective of this practical activity is to generate and interpret an equipotential line (water table / potentiometric surface) map and delineate groundwater flow directions.</w:delText>
        </w:r>
      </w:del>
      <w:ins w:id="43" w:author="Paulo Tarso Sanches de Oliveira" w:date="2026-08-19T11:06:00Z" w16du:dateUtc="2026-08-19T15:06:00Z">
        <w:r w:rsidR="007D5DAD" w:rsidRPr="006B3CA7">
          <w:rPr>
            <w:rPrChange w:id="44" w:author="Bruno Ken Marchezepe" w:date="2026-08-22T19:21:00Z" w16du:dateUtc="2026-08-22T22:21:00Z">
              <w:rPr>
                <w:sz w:val="20"/>
              </w:rPr>
            </w:rPrChange>
          </w:rPr>
          <w:t>The main objective of this practical activity is to learn how to create and interpret a groundwater</w:t>
        </w:r>
      </w:ins>
      <w:ins w:id="45" w:author="Paulo Tarso Sanches de Oliveira" w:date="2026-08-19T11:07:00Z" w16du:dateUtc="2026-08-19T15:07:00Z">
        <w:r w:rsidR="007D5DAD" w:rsidRPr="006B3CA7">
          <w:rPr>
            <w:rPrChange w:id="46" w:author="Bruno Ken Marchezepe" w:date="2026-08-22T19:21:00Z" w16du:dateUtc="2026-08-22T22:21:00Z">
              <w:rPr>
                <w:sz w:val="20"/>
              </w:rPr>
            </w:rPrChange>
          </w:rPr>
          <w:t xml:space="preserve"> </w:t>
        </w:r>
      </w:ins>
      <w:ins w:id="47" w:author="Paulo Tarso Sanches de Oliveira" w:date="2026-08-19T11:06:00Z" w16du:dateUtc="2026-08-19T15:06:00Z">
        <w:r w:rsidR="007D5DAD" w:rsidRPr="006B3CA7">
          <w:rPr>
            <w:rPrChange w:id="48" w:author="Bruno Ken Marchezepe" w:date="2026-08-22T19:21:00Z" w16du:dateUtc="2026-08-22T22:21:00Z">
              <w:rPr>
                <w:sz w:val="20"/>
              </w:rPr>
            </w:rPrChange>
          </w:rPr>
          <w:t>level map using data from monitoring wells.</w:t>
        </w:r>
      </w:ins>
      <w:commentRangeEnd w:id="40"/>
      <w:r w:rsidR="006B3CA7" w:rsidRPr="006B3CA7">
        <w:rPr>
          <w:rStyle w:val="Refdecomentrio"/>
          <w:sz w:val="24"/>
          <w:szCs w:val="32"/>
          <w:rPrChange w:id="49" w:author="Bruno Ken Marchezepe" w:date="2026-08-22T19:21:00Z" w16du:dateUtc="2026-08-22T22:21:00Z">
            <w:rPr>
              <w:rStyle w:val="Refdecomentrio"/>
              <w:sz w:val="20"/>
              <w:szCs w:val="32"/>
            </w:rPr>
          </w:rPrChange>
        </w:rPr>
        <w:commentReference w:id="40"/>
      </w:r>
    </w:p>
    <w:p w14:paraId="55A1137C" w14:textId="77777777" w:rsidR="007D5DAD" w:rsidRPr="006B3CA7" w:rsidRDefault="007D5DAD" w:rsidP="00E15D2D">
      <w:pPr>
        <w:rPr>
          <w:ins w:id="50" w:author="Paulo Tarso Sanches de Oliveira" w:date="2026-08-19T11:06:00Z" w16du:dateUtc="2026-08-19T15:06:00Z"/>
          <w:rPrChange w:id="51" w:author="Bruno Ken Marchezepe" w:date="2026-08-22T19:21:00Z" w16du:dateUtc="2026-08-22T22:21:00Z">
            <w:rPr>
              <w:ins w:id="52" w:author="Paulo Tarso Sanches de Oliveira" w:date="2026-08-19T11:06:00Z" w16du:dateUtc="2026-08-19T15:06:00Z"/>
              <w:sz w:val="20"/>
            </w:rPr>
          </w:rPrChange>
        </w:rPr>
      </w:pPr>
      <w:ins w:id="53" w:author="Paulo Tarso Sanches de Oliveira" w:date="2026-08-19T11:06:00Z" w16du:dateUtc="2026-08-19T15:06:00Z">
        <w:r w:rsidRPr="006B3CA7">
          <w:rPr>
            <w:rPrChange w:id="54" w:author="Bruno Ken Marchezepe" w:date="2026-08-22T19:21:00Z" w16du:dateUtc="2026-08-22T22:21:00Z">
              <w:rPr>
                <w:sz w:val="20"/>
              </w:rPr>
            </w:rPrChange>
          </w:rPr>
          <w:t>By the end of this activity, you should be able to:</w:t>
        </w:r>
      </w:ins>
    </w:p>
    <w:p w14:paraId="7643F66A" w14:textId="77777777" w:rsidR="007D5DAD" w:rsidRPr="00E15D2D" w:rsidRDefault="007D5DAD" w:rsidP="00E15D2D">
      <w:pPr>
        <w:pStyle w:val="PargrafodaLista"/>
        <w:numPr>
          <w:ilvl w:val="0"/>
          <w:numId w:val="14"/>
        </w:numPr>
        <w:rPr>
          <w:ins w:id="55" w:author="Paulo Tarso Sanches de Oliveira" w:date="2026-08-19T11:06:00Z" w16du:dateUtc="2026-08-19T15:06:00Z"/>
        </w:rPr>
        <w:pPrChange w:id="56" w:author="Bruno Ken Marchezepe" w:date="2026-08-22T19:25:00Z" w16du:dateUtc="2026-08-22T22:25:00Z">
          <w:pPr>
            <w:pStyle w:val="PargrafodaLista"/>
            <w:numPr>
              <w:numId w:val="11"/>
            </w:numPr>
            <w:ind w:hanging="360"/>
          </w:pPr>
        </w:pPrChange>
      </w:pPr>
      <w:ins w:id="57" w:author="Paulo Tarso Sanches de Oliveira" w:date="2026-08-19T11:06:00Z" w16du:dateUtc="2026-08-19T15:06:00Z">
        <w:r w:rsidRPr="00E15D2D">
          <w:t>Prepare and organize groundwater-well data for spatial analysis.</w:t>
        </w:r>
      </w:ins>
    </w:p>
    <w:p w14:paraId="28513972" w14:textId="0C3EE0D3" w:rsidR="007D5DAD" w:rsidRPr="006B3CA7" w:rsidRDefault="007D5DAD" w:rsidP="00E15D2D">
      <w:pPr>
        <w:pStyle w:val="PargrafodaLista"/>
        <w:numPr>
          <w:ilvl w:val="0"/>
          <w:numId w:val="14"/>
        </w:numPr>
        <w:rPr>
          <w:ins w:id="58" w:author="Paulo Tarso Sanches de Oliveira" w:date="2026-08-19T11:06:00Z" w16du:dateUtc="2026-08-19T15:06:00Z"/>
          <w:rPrChange w:id="59" w:author="Bruno Ken Marchezepe" w:date="2026-08-22T19:21:00Z" w16du:dateUtc="2026-08-22T22:21:00Z">
            <w:rPr>
              <w:ins w:id="60" w:author="Paulo Tarso Sanches de Oliveira" w:date="2026-08-19T11:06:00Z" w16du:dateUtc="2026-08-19T15:06:00Z"/>
              <w:sz w:val="20"/>
            </w:rPr>
          </w:rPrChange>
        </w:rPr>
        <w:pPrChange w:id="61" w:author="Bruno Ken Marchezepe" w:date="2026-08-22T19:25:00Z" w16du:dateUtc="2026-08-22T22:25:00Z">
          <w:pPr>
            <w:pStyle w:val="PargrafodaLista"/>
            <w:numPr>
              <w:numId w:val="11"/>
            </w:numPr>
            <w:ind w:hanging="360"/>
          </w:pPr>
        </w:pPrChange>
      </w:pPr>
      <w:ins w:id="62" w:author="Paulo Tarso Sanches de Oliveira" w:date="2026-08-19T11:06:00Z" w16du:dateUtc="2026-08-19T15:06:00Z">
        <w:r w:rsidRPr="006B3CA7">
          <w:rPr>
            <w:rPrChange w:id="63" w:author="Bruno Ken Marchezepe" w:date="2026-08-22T19:21:00Z" w16du:dateUtc="2026-08-22T22:21:00Z">
              <w:rPr>
                <w:sz w:val="20"/>
              </w:rPr>
            </w:rPrChange>
          </w:rPr>
          <w:t>Calculate the water</w:t>
        </w:r>
      </w:ins>
      <w:ins w:id="64" w:author="Paulo Tarso Sanches de Oliveira" w:date="2026-08-19T11:09:00Z" w16du:dateUtc="2026-08-19T15:09:00Z">
        <w:r w:rsidR="006A3629" w:rsidRPr="006B3CA7">
          <w:rPr>
            <w:rPrChange w:id="65" w:author="Bruno Ken Marchezepe" w:date="2026-08-22T19:21:00Z" w16du:dateUtc="2026-08-22T22:21:00Z">
              <w:rPr>
                <w:sz w:val="20"/>
              </w:rPr>
            </w:rPrChange>
          </w:rPr>
          <w:t xml:space="preserve"> </w:t>
        </w:r>
      </w:ins>
      <w:ins w:id="66" w:author="Paulo Tarso Sanches de Oliveira" w:date="2026-08-19T11:06:00Z" w16du:dateUtc="2026-08-19T15:06:00Z">
        <w:r w:rsidRPr="006B3CA7">
          <w:rPr>
            <w:rPrChange w:id="67" w:author="Bruno Ken Marchezepe" w:date="2026-08-22T19:21:00Z" w16du:dateUtc="2026-08-22T22:21:00Z">
              <w:rPr>
                <w:sz w:val="20"/>
              </w:rPr>
            </w:rPrChange>
          </w:rPr>
          <w:t>table elevation (hydraulic head) at each well.</w:t>
        </w:r>
      </w:ins>
    </w:p>
    <w:p w14:paraId="4F15847C" w14:textId="37AE7B5C" w:rsidR="007D5DAD" w:rsidRPr="006B3CA7" w:rsidRDefault="007D5DAD" w:rsidP="00E15D2D">
      <w:pPr>
        <w:pStyle w:val="PargrafodaLista"/>
        <w:numPr>
          <w:ilvl w:val="0"/>
          <w:numId w:val="14"/>
        </w:numPr>
        <w:rPr>
          <w:ins w:id="68" w:author="Paulo Tarso Sanches de Oliveira" w:date="2026-08-19T11:06:00Z" w16du:dateUtc="2026-08-19T15:06:00Z"/>
          <w:rPrChange w:id="69" w:author="Bruno Ken Marchezepe" w:date="2026-08-22T19:21:00Z" w16du:dateUtc="2026-08-22T22:21:00Z">
            <w:rPr>
              <w:ins w:id="70" w:author="Paulo Tarso Sanches de Oliveira" w:date="2026-08-19T11:06:00Z" w16du:dateUtc="2026-08-19T15:06:00Z"/>
              <w:sz w:val="20"/>
            </w:rPr>
          </w:rPrChange>
        </w:rPr>
        <w:pPrChange w:id="71" w:author="Bruno Ken Marchezepe" w:date="2026-08-22T19:25:00Z" w16du:dateUtc="2026-08-22T22:25:00Z">
          <w:pPr>
            <w:pStyle w:val="PargrafodaLista"/>
            <w:numPr>
              <w:numId w:val="11"/>
            </w:numPr>
            <w:ind w:hanging="360"/>
          </w:pPr>
        </w:pPrChange>
      </w:pPr>
      <w:ins w:id="72" w:author="Paulo Tarso Sanches de Oliveira" w:date="2026-08-19T11:06:00Z" w16du:dateUtc="2026-08-19T15:06:00Z">
        <w:r w:rsidRPr="006B3CA7">
          <w:rPr>
            <w:rPrChange w:id="73" w:author="Bruno Ken Marchezepe" w:date="2026-08-22T19:21:00Z" w16du:dateUtc="2026-08-22T22:21:00Z">
              <w:rPr>
                <w:sz w:val="20"/>
              </w:rPr>
            </w:rPrChange>
          </w:rPr>
          <w:t>Create an equipotential contour map representing the water table (potentiometric surface).</w:t>
        </w:r>
      </w:ins>
    </w:p>
    <w:p w14:paraId="07885A20" w14:textId="77777777" w:rsidR="007D5DAD" w:rsidRPr="006B3CA7" w:rsidRDefault="007D5DAD" w:rsidP="00E15D2D">
      <w:pPr>
        <w:pStyle w:val="PargrafodaLista"/>
        <w:numPr>
          <w:ilvl w:val="0"/>
          <w:numId w:val="14"/>
        </w:numPr>
        <w:rPr>
          <w:ins w:id="74" w:author="Paulo Tarso Sanches de Oliveira" w:date="2026-08-19T11:06:00Z" w16du:dateUtc="2026-08-19T15:06:00Z"/>
          <w:rPrChange w:id="75" w:author="Bruno Ken Marchezepe" w:date="2026-08-22T19:21:00Z" w16du:dateUtc="2026-08-22T22:21:00Z">
            <w:rPr>
              <w:ins w:id="76" w:author="Paulo Tarso Sanches de Oliveira" w:date="2026-08-19T11:06:00Z" w16du:dateUtc="2026-08-19T15:06:00Z"/>
              <w:sz w:val="20"/>
            </w:rPr>
          </w:rPrChange>
        </w:rPr>
        <w:pPrChange w:id="77" w:author="Bruno Ken Marchezepe" w:date="2026-08-22T19:25:00Z" w16du:dateUtc="2026-08-22T22:25:00Z">
          <w:pPr>
            <w:pStyle w:val="PargrafodaLista"/>
            <w:numPr>
              <w:numId w:val="11"/>
            </w:numPr>
            <w:ind w:hanging="360"/>
          </w:pPr>
        </w:pPrChange>
      </w:pPr>
      <w:ins w:id="78" w:author="Paulo Tarso Sanches de Oliveira" w:date="2026-08-19T11:06:00Z" w16du:dateUtc="2026-08-19T15:06:00Z">
        <w:r w:rsidRPr="006B3CA7">
          <w:rPr>
            <w:rPrChange w:id="79" w:author="Bruno Ken Marchezepe" w:date="2026-08-22T19:21:00Z" w16du:dateUtc="2026-08-22T22:21:00Z">
              <w:rPr>
                <w:sz w:val="20"/>
              </w:rPr>
            </w:rPrChange>
          </w:rPr>
          <w:t>Use the equipotential lines to identify and interpret the direction of groundwater flow.</w:t>
        </w:r>
      </w:ins>
    </w:p>
    <w:p w14:paraId="2EA3B49B" w14:textId="411A62E6" w:rsidR="007D5DAD" w:rsidRDefault="007D5DAD" w:rsidP="00E15D2D">
      <w:pPr>
        <w:rPr>
          <w:ins w:id="80" w:author="Bruno Ken Marchezepe" w:date="2026-08-22T19:24:00Z" w16du:dateUtc="2026-08-22T22:24:00Z"/>
        </w:rPr>
      </w:pPr>
      <w:ins w:id="81" w:author="Paulo Tarso Sanches de Oliveira" w:date="2026-08-19T11:06:00Z" w16du:dateUtc="2026-08-19T15:06:00Z">
        <w:r w:rsidRPr="006B3CA7">
          <w:rPr>
            <w:b/>
            <w:bCs/>
            <w:color w:val="4F6228" w:themeColor="accent3" w:themeShade="80"/>
            <w:rPrChange w:id="82" w:author="Bruno Ken Marchezepe" w:date="2026-08-22T18:59:00Z" w16du:dateUtc="2026-08-22T21:59:00Z">
              <w:rPr>
                <w:sz w:val="20"/>
              </w:rPr>
            </w:rPrChange>
          </w:rPr>
          <w:t>Remember:</w:t>
        </w:r>
        <w:r w:rsidRPr="006B3CA7">
          <w:rPr>
            <w:color w:val="4F6228" w:themeColor="accent3" w:themeShade="80"/>
            <w:rPrChange w:id="83" w:author="Bruno Ken Marchezepe" w:date="2026-08-22T18:59:00Z" w16du:dateUtc="2026-08-22T21:59:00Z">
              <w:rPr>
                <w:sz w:val="20"/>
              </w:rPr>
            </w:rPrChange>
          </w:rPr>
          <w:t xml:space="preserve"> </w:t>
        </w:r>
        <w:r w:rsidRPr="006B3CA7">
          <w:rPr>
            <w:rPrChange w:id="84" w:author="Bruno Ken Marchezepe" w:date="2026-08-22T18:59:00Z" w16du:dateUtc="2026-08-22T21:59:00Z">
              <w:rPr>
                <w:sz w:val="20"/>
              </w:rPr>
            </w:rPrChange>
          </w:rPr>
          <w:t>under typical conditions, groundwater flows from areas of higher hydraulic head toward areas of lower hydraulic head, approximately perpendicular to the equipotential lines.</w:t>
        </w:r>
      </w:ins>
    </w:p>
    <w:p w14:paraId="44BF790D" w14:textId="77777777" w:rsidR="00E15D2D" w:rsidRPr="006B3CA7" w:rsidRDefault="00E15D2D" w:rsidP="00E15D2D">
      <w:pPr>
        <w:rPr>
          <w:ins w:id="85" w:author="Paulo Tarso Sanches de Oliveira" w:date="2026-08-19T11:06:00Z" w16du:dateUtc="2026-08-19T15:06:00Z"/>
          <w:rPrChange w:id="86" w:author="Bruno Ken Marchezepe" w:date="2026-08-22T18:59:00Z" w16du:dateUtc="2026-08-22T21:59:00Z">
            <w:rPr>
              <w:ins w:id="87" w:author="Paulo Tarso Sanches de Oliveira" w:date="2026-08-19T11:06:00Z" w16du:dateUtc="2026-08-19T15:06:00Z"/>
              <w:sz w:val="20"/>
            </w:rPr>
          </w:rPrChange>
        </w:rPr>
      </w:pPr>
    </w:p>
    <w:p w14:paraId="42E07AE8" w14:textId="3BEBF6E9" w:rsidR="007D5DAD" w:rsidRPr="00E15D2D" w:rsidDel="006A3629" w:rsidRDefault="007D5DAD" w:rsidP="00E15D2D">
      <w:pPr>
        <w:pStyle w:val="Ttulo2"/>
        <w:rPr>
          <w:del w:id="88" w:author="Paulo Tarso Sanches de Oliveira" w:date="2026-08-19T11:09:00Z" w16du:dateUtc="2026-08-19T15:09:00Z"/>
        </w:rPr>
        <w:pPrChange w:id="89" w:author="Bruno Ken Marchezepe" w:date="2026-08-22T19:25:00Z" w16du:dateUtc="2026-08-22T22:25:00Z">
          <w:pPr/>
        </w:pPrChange>
      </w:pPr>
    </w:p>
    <w:p w14:paraId="7AAD4DE4" w14:textId="77777777" w:rsidR="0032219D" w:rsidRPr="00E15D2D" w:rsidRDefault="002C69D6" w:rsidP="00E15D2D">
      <w:pPr>
        <w:pStyle w:val="Ttulo2"/>
      </w:pPr>
      <w:del w:id="90" w:author="Bruno Ken Marchezepe" w:date="2026-08-22T19:24:00Z" w16du:dateUtc="2026-08-22T22:24:00Z">
        <w:r w:rsidRPr="006B3CA7" w:rsidDel="00E15D2D">
          <w:rPr>
            <w:rPrChange w:id="91" w:author="Bruno Ken Marchezepe" w:date="2026-08-22T18:59:00Z" w16du:dateUtc="2026-08-22T21:59:00Z">
              <w:rPr>
                <w:color w:val="1A5276"/>
                <w:sz w:val="24"/>
              </w:rPr>
            </w:rPrChange>
          </w:rPr>
          <w:delText xml:space="preserve">2. </w:delText>
        </w:r>
      </w:del>
      <w:r w:rsidRPr="006B3CA7">
        <w:rPr>
          <w:rPrChange w:id="92" w:author="Bruno Ken Marchezepe" w:date="2026-08-22T18:59:00Z" w16du:dateUtc="2026-08-22T21:59:00Z">
            <w:rPr>
              <w:color w:val="1A5276"/>
              <w:sz w:val="24"/>
            </w:rPr>
          </w:rPrChange>
        </w:rPr>
        <w:t>Study Area</w:t>
      </w:r>
    </w:p>
    <w:p w14:paraId="5017B9D3" w14:textId="50F04BD9" w:rsidR="006A3629" w:rsidRPr="00E15D2D" w:rsidRDefault="002C69D6" w:rsidP="00E15D2D">
      <w:pPr>
        <w:rPr>
          <w:ins w:id="93" w:author="Bruno Ken Marchezepe" w:date="2026-08-22T19:25:00Z" w16du:dateUtc="2026-08-22T22:25:00Z"/>
        </w:rPr>
      </w:pPr>
      <w:del w:id="94" w:author="Paulo Tarso Sanches de Oliveira" w:date="2026-08-19T11:10:00Z" w16du:dateUtc="2026-08-19T15:10:00Z">
        <w:r w:rsidRPr="00E15D2D" w:rsidDel="006A3629">
          <w:rPr>
            <w:rPrChange w:id="95" w:author="Bruno Ken Marchezepe" w:date="2026-08-22T19:25:00Z" w16du:dateUtc="2026-08-22T22:25:00Z">
              <w:rPr>
                <w:sz w:val="20"/>
              </w:rPr>
            </w:rPrChange>
          </w:rPr>
          <w:delText xml:space="preserve">The designated study area is a representative regional domain of the </w:delText>
        </w:r>
        <w:r w:rsidR="00845AA8" w:rsidRPr="00E15D2D" w:rsidDel="006A3629">
          <w:rPr>
            <w:rPrChange w:id="96" w:author="Bruno Ken Marchezepe" w:date="2026-08-22T19:25:00Z" w16du:dateUtc="2026-08-22T22:25:00Z">
              <w:rPr>
                <w:sz w:val="20"/>
              </w:rPr>
            </w:rPrChange>
          </w:rPr>
          <w:delText>Catawba River Basin</w:delText>
        </w:r>
        <w:r w:rsidRPr="00E15D2D" w:rsidDel="006A3629">
          <w:rPr>
            <w:rPrChange w:id="97" w:author="Bruno Ken Marchezepe" w:date="2026-08-22T19:25:00Z" w16du:dateUtc="2026-08-22T22:25:00Z">
              <w:rPr>
                <w:sz w:val="20"/>
              </w:rPr>
            </w:rPrChange>
          </w:rPr>
          <w:delText xml:space="preserve">, focused on its occurrence within the State of </w:delText>
        </w:r>
        <w:r w:rsidR="00845AA8" w:rsidRPr="00E15D2D" w:rsidDel="006A3629">
          <w:rPr>
            <w:rPrChange w:id="98" w:author="Bruno Ken Marchezepe" w:date="2026-08-22T19:25:00Z" w16du:dateUtc="2026-08-22T22:25:00Z">
              <w:rPr>
                <w:sz w:val="20"/>
              </w:rPr>
            </w:rPrChange>
          </w:rPr>
          <w:delText>North Carolina, USA</w:delText>
        </w:r>
        <w:r w:rsidRPr="00E15D2D" w:rsidDel="006A3629">
          <w:rPr>
            <w:rPrChange w:id="99" w:author="Bruno Ken Marchezepe" w:date="2026-08-22T19:25:00Z" w16du:dateUtc="2026-08-22T22:25:00Z">
              <w:rPr>
                <w:sz w:val="20"/>
              </w:rPr>
            </w:rPrChange>
          </w:rPr>
          <w:delText>.</w:delText>
        </w:r>
      </w:del>
      <w:ins w:id="100" w:author="Paulo Tarso Sanches de Oliveira" w:date="2026-08-19T11:10:00Z" w16du:dateUtc="2026-08-19T15:10:00Z">
        <w:r w:rsidR="006A3629" w:rsidRPr="00E15D2D">
          <w:t>For this activity, we will work with the Catawba River Basin in North Carolina, USA.</w:t>
        </w:r>
        <w:r w:rsidR="006A3629" w:rsidRPr="00E15D2D">
          <w:rPr>
            <w:rPrChange w:id="101" w:author="Bruno Ken Marchezepe" w:date="2026-08-22T19:25:00Z" w16du:dateUtc="2026-08-22T22:25:00Z">
              <w:rPr>
                <w:sz w:val="20"/>
              </w:rPr>
            </w:rPrChange>
          </w:rPr>
          <w:t xml:space="preserve"> </w:t>
        </w:r>
        <w:r w:rsidR="006A3629" w:rsidRPr="00E15D2D">
          <w:t>All students will use the same predefined study</w:t>
        </w:r>
        <w:r w:rsidR="006A3629" w:rsidRPr="00E15D2D">
          <w:rPr>
            <w:rPrChange w:id="102" w:author="Bruno Ken Marchezepe" w:date="2026-08-22T19:25:00Z" w16du:dateUtc="2026-08-22T22:25:00Z">
              <w:rPr>
                <w:sz w:val="20"/>
              </w:rPr>
            </w:rPrChange>
          </w:rPr>
          <w:t xml:space="preserve"> </w:t>
        </w:r>
        <w:r w:rsidR="006A3629" w:rsidRPr="00E15D2D">
          <w:t>area boundary so that we can select a consistent set of groundwater monitoring wells and directly compare the resulting maps.</w:t>
        </w:r>
      </w:ins>
    </w:p>
    <w:p w14:paraId="32591E36" w14:textId="77777777" w:rsidR="00E15D2D" w:rsidRPr="00E15D2D" w:rsidRDefault="00E15D2D" w:rsidP="00E15D2D"/>
    <w:p w14:paraId="33CA89A7" w14:textId="4B86F0EF" w:rsidR="0032219D" w:rsidRPr="00E15D2D" w:rsidRDefault="002C69D6" w:rsidP="00E15D2D">
      <w:pPr>
        <w:pStyle w:val="Ttulo2"/>
        <w:pPrChange w:id="103" w:author="Bruno Ken Marchezepe" w:date="2026-08-22T19:25:00Z" w16du:dateUtc="2026-08-22T22:25:00Z">
          <w:pPr/>
        </w:pPrChange>
      </w:pPr>
      <w:del w:id="104" w:author="Bruno Ken Marchezepe" w:date="2026-08-22T19:25:00Z" w16du:dateUtc="2026-08-22T22:25:00Z">
        <w:r w:rsidRPr="006B3CA7" w:rsidDel="00E15D2D">
          <w:rPr>
            <w:rPrChange w:id="105" w:author="Bruno Ken Marchezepe" w:date="2026-08-22T18:59:00Z" w16du:dateUtc="2026-08-22T21:59:00Z">
              <w:rPr>
                <w:b/>
                <w:color w:val="1A5276"/>
              </w:rPr>
            </w:rPrChange>
          </w:rPr>
          <w:delText xml:space="preserve">3. </w:delText>
        </w:r>
      </w:del>
      <w:del w:id="106" w:author="Paulo Tarso Sanches de Oliveira" w:date="2026-08-19T11:00:00Z" w16du:dateUtc="2026-08-19T15:00:00Z">
        <w:r w:rsidRPr="006B3CA7" w:rsidDel="00D63914">
          <w:rPr>
            <w:rPrChange w:id="107" w:author="Bruno Ken Marchezepe" w:date="2026-08-22T18:59:00Z" w16du:dateUtc="2026-08-22T21:59:00Z">
              <w:rPr>
                <w:b/>
                <w:color w:val="1A5276"/>
              </w:rPr>
            </w:rPrChange>
          </w:rPr>
          <w:delText>Data Acquisition (</w:delText>
        </w:r>
      </w:del>
      <w:r w:rsidRPr="006B3CA7">
        <w:rPr>
          <w:rPrChange w:id="108" w:author="Bruno Ken Marchezepe" w:date="2026-08-22T18:59:00Z" w16du:dateUtc="2026-08-22T21:59:00Z">
            <w:rPr>
              <w:b/>
              <w:color w:val="1A5276"/>
            </w:rPr>
          </w:rPrChange>
        </w:rPr>
        <w:t>Groundwater Data</w:t>
      </w:r>
      <w:ins w:id="109" w:author="Paulo Tarso Sanches de Oliveira" w:date="2026-08-19T11:00:00Z" w16du:dateUtc="2026-08-19T15:00:00Z">
        <w:r w:rsidR="00D63914" w:rsidRPr="006B3CA7">
          <w:rPr>
            <w:rPrChange w:id="110" w:author="Bruno Ken Marchezepe" w:date="2026-08-22T18:59:00Z" w16du:dateUtc="2026-08-22T21:59:00Z">
              <w:rPr>
                <w:b/>
                <w:color w:val="1A5276"/>
              </w:rPr>
            </w:rPrChange>
          </w:rPr>
          <w:t xml:space="preserve"> Acquisition</w:t>
        </w:r>
      </w:ins>
      <w:del w:id="111" w:author="Paulo Tarso Sanches de Oliveira" w:date="2026-08-19T11:00:00Z" w16du:dateUtc="2026-08-19T15:00:00Z">
        <w:r w:rsidRPr="006B3CA7" w:rsidDel="00D63914">
          <w:rPr>
            <w:rPrChange w:id="112" w:author="Bruno Ken Marchezepe" w:date="2026-08-22T18:59:00Z" w16du:dateUtc="2026-08-22T21:59:00Z">
              <w:rPr>
                <w:b/>
                <w:color w:val="1A5276"/>
              </w:rPr>
            </w:rPrChange>
          </w:rPr>
          <w:delText>)</w:delText>
        </w:r>
      </w:del>
      <w:ins w:id="113" w:author="Paulo Tarso Sanches de Oliveira" w:date="2026-08-19T10:59:00Z" w16du:dateUtc="2026-08-19T14:59:00Z">
        <w:r w:rsidR="00D63914" w:rsidRPr="006B3CA7">
          <w:rPr>
            <w:rPrChange w:id="114" w:author="Bruno Ken Marchezepe" w:date="2026-08-22T18:59:00Z" w16du:dateUtc="2026-08-22T21:59:00Z">
              <w:rPr>
                <w:b/>
                <w:color w:val="1A5276"/>
              </w:rPr>
            </w:rPrChange>
          </w:rPr>
          <w:t xml:space="preserve"> from </w:t>
        </w:r>
      </w:ins>
      <w:ins w:id="115" w:author="Paulo Tarso Sanches de Oliveira" w:date="2026-08-19T11:00:00Z" w16du:dateUtc="2026-08-19T15:00:00Z">
        <w:r w:rsidR="00D63914" w:rsidRPr="006B3CA7">
          <w:rPr>
            <w:rPrChange w:id="116" w:author="Bruno Ken Marchezepe" w:date="2026-08-22T18:59:00Z" w16du:dateUtc="2026-08-22T21:59:00Z">
              <w:rPr>
                <w:b/>
                <w:color w:val="1A5276"/>
              </w:rPr>
            </w:rPrChange>
          </w:rPr>
          <w:t>the U.S. Geological Survey (USGS)</w:t>
        </w:r>
      </w:ins>
    </w:p>
    <w:p w14:paraId="0F499A3C" w14:textId="518BD4B4" w:rsidR="006A3629" w:rsidRPr="006B3CA7" w:rsidRDefault="002C69D6" w:rsidP="00E15D2D">
      <w:pPr>
        <w:rPr>
          <w:ins w:id="117" w:author="Paulo Tarso Sanches de Oliveira" w:date="2026-08-19T11:11:00Z" w16du:dateUtc="2026-08-19T15:11:00Z"/>
          <w:rPrChange w:id="118" w:author="Bruno Ken Marchezepe" w:date="2026-08-22T18:59:00Z" w16du:dateUtc="2026-08-22T21:59:00Z">
            <w:rPr>
              <w:ins w:id="119" w:author="Paulo Tarso Sanches de Oliveira" w:date="2026-08-19T11:11:00Z" w16du:dateUtc="2026-08-19T15:11:00Z"/>
              <w:sz w:val="20"/>
            </w:rPr>
          </w:rPrChange>
        </w:rPr>
      </w:pPr>
      <w:del w:id="120" w:author="Paulo Tarso Sanches de Oliveira" w:date="2026-08-19T11:11:00Z" w16du:dateUtc="2026-08-19T15:11:00Z">
        <w:r w:rsidRPr="006B3CA7" w:rsidDel="006A3629">
          <w:rPr>
            <w:rPrChange w:id="121" w:author="Bruno Ken Marchezepe" w:date="2026-08-22T18:59:00Z" w16du:dateUtc="2026-08-22T21:59:00Z">
              <w:rPr>
                <w:sz w:val="20"/>
              </w:rPr>
            </w:rPrChange>
          </w:rPr>
          <w:delText>Groundwater monitoring data must be obtained</w:delText>
        </w:r>
        <w:r w:rsidR="00845AA8" w:rsidRPr="006B3CA7" w:rsidDel="006A3629">
          <w:rPr>
            <w:rPrChange w:id="122" w:author="Bruno Ken Marchezepe" w:date="2026-08-22T18:59:00Z" w16du:dateUtc="2026-08-22T21:59:00Z">
              <w:rPr>
                <w:sz w:val="20"/>
              </w:rPr>
            </w:rPrChange>
          </w:rPr>
          <w:delText xml:space="preserve"> from United States Geological Survey (USGS) data</w:delText>
        </w:r>
        <w:r w:rsidRPr="006B3CA7" w:rsidDel="006A3629">
          <w:rPr>
            <w:rPrChange w:id="123" w:author="Bruno Ken Marchezepe" w:date="2026-08-22T18:59:00Z" w16du:dateUtc="2026-08-22T21:59:00Z">
              <w:rPr>
                <w:sz w:val="20"/>
              </w:rPr>
            </w:rPrChange>
          </w:rPr>
          <w:delText xml:space="preserve"> from the </w:delText>
        </w:r>
        <w:r w:rsidR="00845AA8" w:rsidRPr="006B3CA7" w:rsidDel="006A3629">
          <w:rPr>
            <w:rPrChange w:id="124" w:author="Bruno Ken Marchezepe" w:date="2026-08-22T18:59:00Z" w16du:dateUtc="2026-08-22T21:59:00Z">
              <w:rPr>
                <w:sz w:val="20"/>
              </w:rPr>
            </w:rPrChange>
          </w:rPr>
          <w:delText xml:space="preserve">Global Groundwater Information System </w:delText>
        </w:r>
        <w:r w:rsidRPr="006B3CA7" w:rsidDel="006A3629">
          <w:rPr>
            <w:rPrChange w:id="125" w:author="Bruno Ken Marchezepe" w:date="2026-08-22T18:59:00Z" w16du:dateUtc="2026-08-22T21:59:00Z">
              <w:rPr>
                <w:sz w:val="20"/>
              </w:rPr>
            </w:rPrChange>
          </w:rPr>
          <w:delText>(</w:delText>
        </w:r>
        <w:r w:rsidR="00845AA8" w:rsidRPr="006B3CA7" w:rsidDel="006A3629">
          <w:rPr>
            <w:rPrChange w:id="126" w:author="Bruno Ken Marchezepe" w:date="2026-08-22T18:59:00Z" w16du:dateUtc="2026-08-22T21:59:00Z">
              <w:rPr>
                <w:sz w:val="20"/>
              </w:rPr>
            </w:rPrChange>
          </w:rPr>
          <w:delText>GGIS)</w:delText>
        </w:r>
        <w:r w:rsidRPr="006B3CA7" w:rsidDel="006A3629">
          <w:rPr>
            <w:rPrChange w:id="127" w:author="Bruno Ken Marchezepe" w:date="2026-08-22T18:59:00Z" w16du:dateUtc="2026-08-22T21:59:00Z">
              <w:rPr>
                <w:sz w:val="20"/>
              </w:rPr>
            </w:rPrChange>
          </w:rPr>
          <w:delText xml:space="preserve">. </w:delText>
        </w:r>
        <w:r w:rsidR="00845AA8" w:rsidRPr="006B3CA7" w:rsidDel="006A3629">
          <w:rPr>
            <w:rPrChange w:id="128" w:author="Bruno Ken Marchezepe" w:date="2026-08-22T18:59:00Z" w16du:dateUtc="2026-08-22T21:59:00Z">
              <w:rPr>
                <w:sz w:val="20"/>
              </w:rPr>
            </w:rPrChange>
          </w:rPr>
          <w:delText>GGIS</w:delText>
        </w:r>
        <w:r w:rsidRPr="006B3CA7" w:rsidDel="006A3629">
          <w:rPr>
            <w:rPrChange w:id="129" w:author="Bruno Ken Marchezepe" w:date="2026-08-22T18:59:00Z" w16du:dateUtc="2026-08-22T21:59:00Z">
              <w:rPr>
                <w:sz w:val="20"/>
              </w:rPr>
            </w:rPrChange>
          </w:rPr>
          <w:delText xml:space="preserve"> is managed and provided by the </w:delText>
        </w:r>
        <w:r w:rsidR="00845AA8" w:rsidRPr="006B3CA7" w:rsidDel="006A3629">
          <w:rPr>
            <w:rPrChange w:id="130" w:author="Bruno Ken Marchezepe" w:date="2026-08-22T18:59:00Z" w16du:dateUtc="2026-08-22T21:59:00Z">
              <w:rPr>
                <w:sz w:val="20"/>
              </w:rPr>
            </w:rPrChange>
          </w:rPr>
          <w:delText xml:space="preserve">International Groundwater Resources Assessment Centre (IGRAC). </w:delText>
        </w:r>
      </w:del>
      <w:ins w:id="131" w:author="Paulo Tarso Sanches de Oliveira" w:date="2026-08-19T11:11:00Z" w16du:dateUtc="2026-08-19T15:11:00Z">
        <w:r w:rsidR="006A3629" w:rsidRPr="006B3CA7">
          <w:rPr>
            <w:rPrChange w:id="132" w:author="Bruno Ken Marchezepe" w:date="2026-08-22T18:59:00Z" w16du:dateUtc="2026-08-22T21:59:00Z">
              <w:rPr>
                <w:sz w:val="20"/>
              </w:rPr>
            </w:rPrChange>
          </w:rPr>
          <w:t xml:space="preserve">The groundwater monitoring data used in this activity are originally provided by the U.S. Geological Survey (USGS) and will be accessed through the Global Groundwater Information System (GGIS). GGIS is an online groundwater information platform managed by </w:t>
        </w:r>
        <w:r w:rsidR="006A3629" w:rsidRPr="006B3CA7">
          <w:rPr>
            <w:rPrChange w:id="133" w:author="Bruno Ken Marchezepe" w:date="2026-08-22T18:59:00Z" w16du:dateUtc="2026-08-22T21:59:00Z">
              <w:rPr>
                <w:sz w:val="20"/>
              </w:rPr>
            </w:rPrChange>
          </w:rPr>
          <w:lastRenderedPageBreak/>
          <w:t>the International Groundwater Resources Assessment Centre (IGRAC). It provides access to groundwater monitoring information from multiple national and international sources.</w:t>
        </w:r>
      </w:ins>
    </w:p>
    <w:p w14:paraId="7A99D716" w14:textId="6B49BD1A" w:rsidR="006A3629" w:rsidRPr="006B3CA7" w:rsidRDefault="006A3629" w:rsidP="00E15D2D">
      <w:pPr>
        <w:rPr>
          <w:ins w:id="134" w:author="Paulo Tarso Sanches de Oliveira" w:date="2026-08-19T11:11:00Z" w16du:dateUtc="2026-08-19T15:11:00Z"/>
          <w:rPrChange w:id="135" w:author="Bruno Ken Marchezepe" w:date="2026-08-22T18:59:00Z" w16du:dateUtc="2026-08-22T21:59:00Z">
            <w:rPr>
              <w:ins w:id="136" w:author="Paulo Tarso Sanches de Oliveira" w:date="2026-08-19T11:11:00Z" w16du:dateUtc="2026-08-19T15:11:00Z"/>
              <w:sz w:val="20"/>
            </w:rPr>
          </w:rPrChange>
        </w:rPr>
      </w:pPr>
      <w:ins w:id="137" w:author="Paulo Tarso Sanches de Oliveira" w:date="2026-08-19T11:11:00Z" w16du:dateUtc="2026-08-19T15:11:00Z">
        <w:r w:rsidRPr="006B3CA7">
          <w:rPr>
            <w:rPrChange w:id="138" w:author="Bruno Ken Marchezepe" w:date="2026-08-22T18:59:00Z" w16du:dateUtc="2026-08-22T21:59:00Z">
              <w:rPr>
                <w:sz w:val="20"/>
              </w:rPr>
            </w:rPrChange>
          </w:rPr>
          <w:t>In the following steps, you will learn how to select, download, filter, and prepare the groundwater-well data needed to create the water-table map in ArcGIS.</w:t>
        </w:r>
      </w:ins>
    </w:p>
    <w:p w14:paraId="1CF104C6" w14:textId="7C19BCC4" w:rsidR="006A3629" w:rsidRPr="00E15D2D" w:rsidDel="006A3629" w:rsidRDefault="006A3629" w:rsidP="00E15D2D">
      <w:pPr>
        <w:rPr>
          <w:del w:id="139" w:author="Paulo Tarso Sanches de Oliveira" w:date="2026-08-19T11:11:00Z" w16du:dateUtc="2026-08-19T15:11:00Z"/>
        </w:rPr>
        <w:pPrChange w:id="140" w:author="Bruno Ken Marchezepe" w:date="2026-08-22T19:25:00Z" w16du:dateUtc="2026-08-22T22:25:00Z">
          <w:pPr/>
        </w:pPrChange>
      </w:pPr>
    </w:p>
    <w:tbl>
      <w:tblPr>
        <w:tblW w:w="0" w:type="auto"/>
        <w:jc w:val="center"/>
        <w:tblLayout w:type="fixed"/>
        <w:tblLook w:val="04A0" w:firstRow="1" w:lastRow="0" w:firstColumn="1" w:lastColumn="0" w:noHBand="0" w:noVBand="1"/>
      </w:tblPr>
      <w:tblGrid>
        <w:gridCol w:w="9792"/>
      </w:tblGrid>
      <w:tr w:rsidR="0032219D" w:rsidRPr="00E15D2D" w14:paraId="2250D850" w14:textId="77777777" w:rsidTr="00E15D2D">
        <w:trPr>
          <w:jc w:val="center"/>
        </w:trPr>
        <w:tc>
          <w:tcPr>
            <w:tcW w:w="9792" w:type="dxa"/>
            <w:tcBorders>
              <w:left w:val="single" w:sz="36" w:space="0" w:color="4F6228" w:themeColor="accent3" w:themeShade="80"/>
            </w:tcBorders>
            <w:shd w:val="clear" w:color="auto" w:fill="F4F7F9"/>
            <w:tcMar>
              <w:top w:w="120" w:type="dxa"/>
              <w:left w:w="180" w:type="dxa"/>
              <w:bottom w:w="120" w:type="dxa"/>
              <w:right w:w="180" w:type="dxa"/>
            </w:tcMar>
          </w:tcPr>
          <w:p w14:paraId="7DA0F12A" w14:textId="72A4B7AB" w:rsidR="0032219D" w:rsidRPr="00E15D2D" w:rsidRDefault="002C69D6" w:rsidP="00E15D2D">
            <w:pPr>
              <w:ind w:firstLine="0"/>
              <w:pPrChange w:id="141" w:author="Bruno Ken Marchezepe" w:date="2026-08-22T19:26:00Z" w16du:dateUtc="2026-08-22T22:26:00Z">
                <w:pPr/>
              </w:pPrChange>
            </w:pPr>
            <w:r w:rsidRPr="00E15D2D">
              <w:rPr>
                <w:b/>
                <w:color w:val="4F6228" w:themeColor="accent3" w:themeShade="80"/>
                <w:rPrChange w:id="142" w:author="Bruno Ken Marchezepe" w:date="2026-08-22T19:31:00Z" w16du:dateUtc="2026-08-22T22:31:00Z">
                  <w:rPr>
                    <w:b/>
                    <w:color w:val="1A5276"/>
                    <w:sz w:val="19"/>
                  </w:rPr>
                </w:rPrChange>
              </w:rPr>
              <w:t>Direct Access URL:</w:t>
            </w:r>
            <w:del w:id="143" w:author="Bruno Ken Marchezepe" w:date="2026-08-22T19:26:00Z" w16du:dateUtc="2026-08-22T22:26:00Z">
              <w:r w:rsidRPr="00E15D2D" w:rsidDel="00E15D2D">
                <w:rPr>
                  <w:b/>
                  <w:color w:val="4F6228" w:themeColor="accent3" w:themeShade="80"/>
                  <w:rPrChange w:id="144" w:author="Bruno Ken Marchezepe" w:date="2026-08-22T19:31:00Z" w16du:dateUtc="2026-08-22T22:31:00Z">
                    <w:rPr>
                      <w:b/>
                      <w:color w:val="1A5276"/>
                      <w:sz w:val="19"/>
                    </w:rPr>
                  </w:rPrChange>
                </w:rPr>
                <w:br/>
              </w:r>
            </w:del>
            <w:ins w:id="145" w:author="Bruno Ken Marchezepe" w:date="2026-08-22T19:26:00Z" w16du:dateUtc="2026-08-22T22:26:00Z">
              <w:r w:rsidR="00E15D2D" w:rsidRPr="00E15D2D">
                <w:rPr>
                  <w:color w:val="4F6228" w:themeColor="accent3" w:themeShade="80"/>
                  <w:rPrChange w:id="146" w:author="Bruno Ken Marchezepe" w:date="2026-08-22T19:31:00Z" w16du:dateUtc="2026-08-22T22:31:00Z">
                    <w:rPr/>
                  </w:rPrChange>
                </w:rPr>
                <w:t xml:space="preserve"> </w:t>
              </w:r>
            </w:ins>
            <w:r w:rsidR="00845AA8" w:rsidRPr="006B3CA7">
              <w:rPr>
                <w:rPrChange w:id="147" w:author="Bruno Ken Marchezepe" w:date="2026-08-22T18:59:00Z" w16du:dateUtc="2026-08-22T21:59:00Z">
                  <w:rPr>
                    <w:sz w:val="19"/>
                  </w:rPr>
                </w:rPrChange>
              </w:rPr>
              <w:t>https://ggis.un-igrac.org/catalogue/#/map/2504</w:t>
            </w:r>
          </w:p>
        </w:tc>
      </w:tr>
    </w:tbl>
    <w:p w14:paraId="128738E0" w14:textId="77777777" w:rsidR="0032219D" w:rsidRPr="00E15D2D" w:rsidRDefault="0032219D" w:rsidP="00E15D2D"/>
    <w:p w14:paraId="689DAB9C" w14:textId="18664A01" w:rsidR="0032219D" w:rsidRPr="006B3CA7" w:rsidRDefault="002C69D6" w:rsidP="00E15D2D">
      <w:pPr>
        <w:rPr>
          <w:sz w:val="32"/>
          <w:rPrChange w:id="148" w:author="Bruno Ken Marchezepe" w:date="2026-08-22T18:59:00Z" w16du:dateUtc="2026-08-22T21:59:00Z">
            <w:rPr/>
          </w:rPrChange>
        </w:rPr>
      </w:pPr>
      <w:r w:rsidRPr="006B3CA7">
        <w:rPr>
          <w:rPrChange w:id="149" w:author="Bruno Ken Marchezepe" w:date="2026-08-22T18:59:00Z" w16du:dateUtc="2026-08-22T21:59:00Z">
            <w:rPr>
              <w:b/>
              <w:color w:val="2874A6"/>
              <w:sz w:val="21"/>
            </w:rPr>
          </w:rPrChange>
        </w:rPr>
        <w:t xml:space="preserve">Step-by-step extraction from </w:t>
      </w:r>
      <w:r w:rsidR="00845AA8" w:rsidRPr="006B3CA7">
        <w:rPr>
          <w:rPrChange w:id="150" w:author="Bruno Ken Marchezepe" w:date="2026-08-22T18:59:00Z" w16du:dateUtc="2026-08-22T21:59:00Z">
            <w:rPr>
              <w:b/>
              <w:color w:val="2874A6"/>
              <w:sz w:val="21"/>
            </w:rPr>
          </w:rPrChange>
        </w:rPr>
        <w:t>GGIS</w:t>
      </w:r>
      <w:r w:rsidRPr="006B3CA7">
        <w:rPr>
          <w:rPrChange w:id="151" w:author="Bruno Ken Marchezepe" w:date="2026-08-22T18:59:00Z" w16du:dateUtc="2026-08-22T21:59:00Z">
            <w:rPr>
              <w:b/>
              <w:color w:val="2874A6"/>
              <w:sz w:val="21"/>
            </w:rPr>
          </w:rPrChange>
        </w:rPr>
        <w:t>:</w:t>
      </w:r>
    </w:p>
    <w:p w14:paraId="26A814D0" w14:textId="56F0821A" w:rsidR="00845AA8" w:rsidRPr="006B3CA7" w:rsidRDefault="002C69D6" w:rsidP="00E15D2D">
      <w:pPr>
        <w:pStyle w:val="Numerada"/>
        <w:tabs>
          <w:tab w:val="num" w:pos="2388"/>
        </w:tabs>
        <w:ind w:left="1211"/>
        <w:rPr>
          <w:sz w:val="32"/>
          <w:rPrChange w:id="152" w:author="Bruno Ken Marchezepe" w:date="2026-08-22T18:59:00Z" w16du:dateUtc="2026-08-22T21:59:00Z">
            <w:rPr/>
          </w:rPrChange>
        </w:rPr>
        <w:pPrChange w:id="153" w:author="Bruno Ken Marchezepe" w:date="2026-08-22T19:27:00Z" w16du:dateUtc="2026-08-22T22:27:00Z">
          <w:pPr>
            <w:pStyle w:val="Numerada"/>
          </w:pPr>
        </w:pPrChange>
      </w:pPr>
      <w:r w:rsidRPr="006B3CA7">
        <w:rPr>
          <w:rPrChange w:id="154" w:author="Bruno Ken Marchezepe" w:date="2026-08-22T18:59:00Z" w16du:dateUtc="2026-08-22T21:59:00Z">
            <w:rPr>
              <w:sz w:val="19"/>
            </w:rPr>
          </w:rPrChange>
        </w:rPr>
        <w:t>Access the interactive web map interface. The map is displayed in the center, with the data visualization menu located on the right panel.</w:t>
      </w:r>
    </w:p>
    <w:p w14:paraId="0C42CFBD" w14:textId="526792B9" w:rsidR="00C36C69" w:rsidRPr="006B3CA7" w:rsidDel="00E15D2D" w:rsidRDefault="002C69D6" w:rsidP="00E15D2D">
      <w:pPr>
        <w:pStyle w:val="Numerada"/>
        <w:tabs>
          <w:tab w:val="num" w:pos="2388"/>
        </w:tabs>
        <w:ind w:left="1211"/>
        <w:rPr>
          <w:del w:id="155" w:author="Bruno Ken Marchezepe" w:date="2026-08-22T19:27:00Z" w16du:dateUtc="2026-08-22T22:27:00Z"/>
          <w:rPrChange w:id="156" w:author="Bruno Ken Marchezepe" w:date="2026-08-22T18:59:00Z" w16du:dateUtc="2026-08-22T21:59:00Z">
            <w:rPr>
              <w:del w:id="157" w:author="Bruno Ken Marchezepe" w:date="2026-08-22T19:27:00Z" w16du:dateUtc="2026-08-22T22:27:00Z"/>
              <w:sz w:val="19"/>
            </w:rPr>
          </w:rPrChange>
        </w:rPr>
        <w:pPrChange w:id="158" w:author="Bruno Ken Marchezepe" w:date="2026-08-22T19:27:00Z" w16du:dateUtc="2026-08-22T22:27:00Z">
          <w:pPr>
            <w:pStyle w:val="Numerada"/>
          </w:pPr>
        </w:pPrChange>
      </w:pPr>
      <w:r w:rsidRPr="006B3CA7">
        <w:rPr>
          <w:rPrChange w:id="159" w:author="Bruno Ken Marchezepe" w:date="2026-08-22T18:59:00Z" w16du:dateUtc="2026-08-22T21:59:00Z">
            <w:rPr>
              <w:sz w:val="19"/>
            </w:rPr>
          </w:rPrChange>
        </w:rPr>
        <w:t xml:space="preserve">In the right menu, </w:t>
      </w:r>
      <w:r w:rsidR="00C36C69" w:rsidRPr="006B3CA7">
        <w:rPr>
          <w:rPrChange w:id="160" w:author="Bruno Ken Marchezepe" w:date="2026-08-22T18:59:00Z" w16du:dateUtc="2026-08-22T21:59:00Z">
            <w:rPr>
              <w:sz w:val="19"/>
            </w:rPr>
          </w:rPrChange>
        </w:rPr>
        <w:t>click on “Select Well”, and “Polygon”</w:t>
      </w:r>
      <w:r w:rsidRPr="006B3CA7">
        <w:rPr>
          <w:rPrChange w:id="161" w:author="Bruno Ken Marchezepe" w:date="2026-08-22T18:59:00Z" w16du:dateUtc="2026-08-22T21:59:00Z">
            <w:rPr>
              <w:sz w:val="19"/>
            </w:rPr>
          </w:rPrChange>
        </w:rPr>
        <w:t>. The</w:t>
      </w:r>
      <w:r w:rsidR="00C36C69" w:rsidRPr="006B3CA7">
        <w:rPr>
          <w:rPrChange w:id="162" w:author="Bruno Ken Marchezepe" w:date="2026-08-22T18:59:00Z" w16du:dateUtc="2026-08-22T21:59:00Z">
            <w:rPr>
              <w:sz w:val="19"/>
            </w:rPr>
          </w:rPrChange>
        </w:rPr>
        <w:t xml:space="preserve">n, select the area that you want to analyze. In our case, we will click around the area of the Catawba River Basin. </w:t>
      </w:r>
      <w:commentRangeStart w:id="163"/>
      <w:commentRangeStart w:id="164"/>
      <w:r w:rsidR="00C36C69" w:rsidRPr="006B3CA7">
        <w:rPr>
          <w:rPrChange w:id="165" w:author="Bruno Ken Marchezepe" w:date="2026-08-22T18:59:00Z" w16du:dateUtc="2026-08-22T21:59:00Z">
            <w:rPr>
              <w:sz w:val="19"/>
            </w:rPr>
          </w:rPrChange>
        </w:rPr>
        <w:t>Double click to finish the polygon, and the right panel will show as follows</w:t>
      </w:r>
      <w:commentRangeEnd w:id="163"/>
      <w:r w:rsidR="00547CEF" w:rsidRPr="006B3CA7">
        <w:rPr>
          <w:rStyle w:val="Refdecomentrio"/>
          <w:sz w:val="24"/>
          <w:szCs w:val="32"/>
          <w:rPrChange w:id="166" w:author="Bruno Ken Marchezepe" w:date="2026-08-22T18:59:00Z" w16du:dateUtc="2026-08-22T21:59:00Z">
            <w:rPr>
              <w:rStyle w:val="Refdecomentrio"/>
              <w:sz w:val="19"/>
              <w:szCs w:val="32"/>
            </w:rPr>
          </w:rPrChange>
        </w:rPr>
        <w:commentReference w:id="163"/>
      </w:r>
      <w:commentRangeEnd w:id="164"/>
      <w:r w:rsidR="004E5B09" w:rsidRPr="006B3CA7">
        <w:rPr>
          <w:rStyle w:val="Refdecomentrio"/>
          <w:sz w:val="24"/>
          <w:szCs w:val="32"/>
          <w:rPrChange w:id="167" w:author="Bruno Ken Marchezepe" w:date="2026-08-22T18:59:00Z" w16du:dateUtc="2026-08-22T21:59:00Z">
            <w:rPr>
              <w:rStyle w:val="Refdecomentrio"/>
              <w:sz w:val="19"/>
              <w:szCs w:val="32"/>
            </w:rPr>
          </w:rPrChange>
        </w:rPr>
        <w:commentReference w:id="164"/>
      </w:r>
      <w:r w:rsidR="00C36C69" w:rsidRPr="006B3CA7">
        <w:rPr>
          <w:rPrChange w:id="168" w:author="Bruno Ken Marchezepe" w:date="2026-08-22T18:59:00Z" w16du:dateUtc="2026-08-22T21:59:00Z">
            <w:rPr>
              <w:sz w:val="19"/>
            </w:rPr>
          </w:rPrChange>
        </w:rPr>
        <w:t>. Note: The selection tool might operate by country or for each well, if needed.</w:t>
      </w:r>
    </w:p>
    <w:p w14:paraId="0604D977" w14:textId="77777777" w:rsidR="00E15D2D" w:rsidRDefault="00E15D2D" w:rsidP="00E15D2D">
      <w:pPr>
        <w:pStyle w:val="Numerada"/>
        <w:tabs>
          <w:tab w:val="num" w:pos="2388"/>
        </w:tabs>
        <w:ind w:left="1211"/>
        <w:rPr>
          <w:ins w:id="169" w:author="Bruno Ken Marchezepe" w:date="2026-08-22T19:27:00Z" w16du:dateUtc="2026-08-22T22:27:00Z"/>
        </w:rPr>
      </w:pPr>
    </w:p>
    <w:p w14:paraId="5A811738" w14:textId="77777777" w:rsidR="00E15D2D" w:rsidRDefault="00E15D2D" w:rsidP="00E15D2D">
      <w:pPr>
        <w:pStyle w:val="Numerada"/>
        <w:numPr>
          <w:ilvl w:val="0"/>
          <w:numId w:val="0"/>
        </w:numPr>
        <w:tabs>
          <w:tab w:val="num" w:pos="2388"/>
        </w:tabs>
        <w:ind w:left="360" w:hanging="360"/>
        <w:rPr>
          <w:ins w:id="170" w:author="Bruno Ken Marchezepe" w:date="2026-08-22T19:27:00Z" w16du:dateUtc="2026-08-22T22:27:00Z"/>
        </w:rPr>
        <w:pPrChange w:id="171" w:author="Bruno Ken Marchezepe" w:date="2026-08-22T19:27:00Z" w16du:dateUtc="2026-08-22T22:27:00Z">
          <w:pPr>
            <w:pStyle w:val="Numerada"/>
            <w:tabs>
              <w:tab w:val="num" w:pos="2388"/>
            </w:tabs>
            <w:ind w:left="1211"/>
          </w:pPr>
        </w:pPrChange>
      </w:pPr>
    </w:p>
    <w:p w14:paraId="7464028A" w14:textId="76ACB3F8" w:rsidR="00C36C69" w:rsidRDefault="00C36C69" w:rsidP="00E15D2D">
      <w:pPr>
        <w:pStyle w:val="Numerada"/>
        <w:numPr>
          <w:ilvl w:val="0"/>
          <w:numId w:val="0"/>
        </w:numPr>
        <w:tabs>
          <w:tab w:val="num" w:pos="2388"/>
        </w:tabs>
        <w:ind w:left="360" w:hanging="360"/>
        <w:rPr>
          <w:ins w:id="172" w:author="Bruno Ken Marchezepe" w:date="2026-08-22T19:27:00Z" w16du:dateUtc="2026-08-22T22:27:00Z"/>
        </w:rPr>
      </w:pPr>
      <w:r w:rsidRPr="00E15D2D">
        <w:rPr>
          <w:noProof/>
        </w:rPr>
        <w:drawing>
          <wp:inline distT="0" distB="0" distL="0" distR="0" wp14:anchorId="00153F18" wp14:editId="76EF49F8">
            <wp:extent cx="6141720" cy="3197576"/>
            <wp:effectExtent l="12700" t="12700" r="17780" b="15875"/>
            <wp:docPr id="548706052"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706052" name="Imagem 548706052"/>
                    <pic:cNvPicPr/>
                  </pic:nvPicPr>
                  <pic:blipFill>
                    <a:blip r:embed="rId12"/>
                    <a:stretch>
                      <a:fillRect/>
                    </a:stretch>
                  </pic:blipFill>
                  <pic:spPr>
                    <a:xfrm>
                      <a:off x="0" y="0"/>
                      <a:ext cx="6226859" cy="3241902"/>
                    </a:xfrm>
                    <a:prstGeom prst="rect">
                      <a:avLst/>
                    </a:prstGeom>
                    <a:ln>
                      <a:solidFill>
                        <a:schemeClr val="tx1"/>
                      </a:solidFill>
                    </a:ln>
                  </pic:spPr>
                </pic:pic>
              </a:graphicData>
            </a:graphic>
          </wp:inline>
        </w:drawing>
      </w:r>
    </w:p>
    <w:p w14:paraId="11791F40" w14:textId="77777777" w:rsidR="00E15D2D" w:rsidRPr="00E15D2D" w:rsidRDefault="00E15D2D" w:rsidP="00E15D2D">
      <w:pPr>
        <w:pStyle w:val="Numerada"/>
        <w:numPr>
          <w:ilvl w:val="0"/>
          <w:numId w:val="0"/>
        </w:numPr>
        <w:tabs>
          <w:tab w:val="num" w:pos="2388"/>
        </w:tabs>
        <w:ind w:left="360" w:hanging="360"/>
        <w:pPrChange w:id="173" w:author="Bruno Ken Marchezepe" w:date="2026-08-22T19:27:00Z" w16du:dateUtc="2026-08-22T22:27:00Z">
          <w:pPr>
            <w:pStyle w:val="Numerada"/>
          </w:pPr>
        </w:pPrChange>
      </w:pPr>
    </w:p>
    <w:p w14:paraId="0D3353CE" w14:textId="72CC1DF0" w:rsidR="0032219D" w:rsidRPr="006B3CA7" w:rsidRDefault="00C36C69" w:rsidP="00E15D2D">
      <w:pPr>
        <w:pStyle w:val="Numerada"/>
        <w:tabs>
          <w:tab w:val="num" w:pos="2388"/>
        </w:tabs>
        <w:ind w:left="1211"/>
        <w:rPr>
          <w:sz w:val="32"/>
          <w:rPrChange w:id="174" w:author="Bruno Ken Marchezepe" w:date="2026-08-22T18:59:00Z" w16du:dateUtc="2026-08-22T21:59:00Z">
            <w:rPr/>
          </w:rPrChange>
        </w:rPr>
        <w:pPrChange w:id="175" w:author="Bruno Ken Marchezepe" w:date="2026-08-22T19:27:00Z" w16du:dateUtc="2026-08-22T22:27:00Z">
          <w:pPr>
            <w:pStyle w:val="Numerada"/>
          </w:pPr>
        </w:pPrChange>
      </w:pPr>
      <w:r w:rsidRPr="006B3CA7">
        <w:rPr>
          <w:rPrChange w:id="176" w:author="Bruno Ken Marchezepe" w:date="2026-08-22T18:59:00Z" w16du:dateUtc="2026-08-22T21:59:00Z">
            <w:rPr>
              <w:sz w:val="19"/>
            </w:rPr>
          </w:rPrChange>
        </w:rPr>
        <w:t>Click on the download button in the right panel.</w:t>
      </w:r>
    </w:p>
    <w:p w14:paraId="0522CE72" w14:textId="07AC47A7" w:rsidR="0032219D" w:rsidRPr="006B3CA7" w:rsidRDefault="00C36C69" w:rsidP="00E15D2D">
      <w:pPr>
        <w:pStyle w:val="Numerada"/>
        <w:tabs>
          <w:tab w:val="num" w:pos="2388"/>
        </w:tabs>
        <w:ind w:left="1211"/>
        <w:rPr>
          <w:sz w:val="32"/>
          <w:rPrChange w:id="177" w:author="Bruno Ken Marchezepe" w:date="2026-08-22T18:59:00Z" w16du:dateUtc="2026-08-22T21:59:00Z">
            <w:rPr/>
          </w:rPrChange>
        </w:rPr>
        <w:pPrChange w:id="178" w:author="Bruno Ken Marchezepe" w:date="2026-08-22T19:27:00Z" w16du:dateUtc="2026-08-22T22:27:00Z">
          <w:pPr>
            <w:pStyle w:val="Numerada"/>
          </w:pPr>
        </w:pPrChange>
      </w:pPr>
      <w:r w:rsidRPr="006B3CA7">
        <w:rPr>
          <w:rPrChange w:id="179" w:author="Bruno Ken Marchezepe" w:date="2026-08-22T18:59:00Z" w16du:dateUtc="2026-08-22T21:59:00Z">
            <w:rPr>
              <w:sz w:val="19"/>
            </w:rPr>
          </w:rPrChange>
        </w:rPr>
        <w:lastRenderedPageBreak/>
        <w:t>The download page will ask you for your information, such as e-mail address, profession, type of organization and country you are from. After filling your data, click on “Download”.</w:t>
      </w:r>
    </w:p>
    <w:p w14:paraId="3E63EAFC" w14:textId="77777777" w:rsidR="00E15D2D" w:rsidRDefault="00E15D2D" w:rsidP="00E15D2D">
      <w:pPr>
        <w:pStyle w:val="Numerada"/>
        <w:numPr>
          <w:ilvl w:val="0"/>
          <w:numId w:val="0"/>
        </w:numPr>
        <w:rPr>
          <w:ins w:id="180" w:author="Bruno Ken Marchezepe" w:date="2026-08-22T19:28:00Z" w16du:dateUtc="2026-08-22T22:28:00Z"/>
        </w:rPr>
      </w:pPr>
    </w:p>
    <w:p w14:paraId="4190286C" w14:textId="30FB93DA" w:rsidR="00C36C69" w:rsidRDefault="00C36C69" w:rsidP="00E15D2D">
      <w:pPr>
        <w:pStyle w:val="Numerada"/>
        <w:numPr>
          <w:ilvl w:val="0"/>
          <w:numId w:val="0"/>
        </w:numPr>
        <w:rPr>
          <w:ins w:id="181" w:author="Bruno Ken Marchezepe" w:date="2026-08-22T19:28:00Z" w16du:dateUtc="2026-08-22T22:28:00Z"/>
        </w:rPr>
      </w:pPr>
      <w:r w:rsidRPr="00E15D2D">
        <w:rPr>
          <w:noProof/>
        </w:rPr>
        <w:drawing>
          <wp:inline distT="0" distB="0" distL="0" distR="0" wp14:anchorId="0B6DE632" wp14:editId="79DF5A29">
            <wp:extent cx="6309360" cy="3284855"/>
            <wp:effectExtent l="12700" t="12700" r="15240" b="17145"/>
            <wp:docPr id="1882675482"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675482" name="Imagem 1882675482"/>
                    <pic:cNvPicPr/>
                  </pic:nvPicPr>
                  <pic:blipFill>
                    <a:blip r:embed="rId13"/>
                    <a:stretch>
                      <a:fillRect/>
                    </a:stretch>
                  </pic:blipFill>
                  <pic:spPr>
                    <a:xfrm>
                      <a:off x="0" y="0"/>
                      <a:ext cx="6309360" cy="3284855"/>
                    </a:xfrm>
                    <a:prstGeom prst="rect">
                      <a:avLst/>
                    </a:prstGeom>
                    <a:ln>
                      <a:solidFill>
                        <a:schemeClr val="tx1"/>
                      </a:solidFill>
                    </a:ln>
                  </pic:spPr>
                </pic:pic>
              </a:graphicData>
            </a:graphic>
          </wp:inline>
        </w:drawing>
      </w:r>
    </w:p>
    <w:p w14:paraId="24B88241" w14:textId="77777777" w:rsidR="00E15D2D" w:rsidRPr="00E15D2D" w:rsidRDefault="00E15D2D" w:rsidP="00E15D2D">
      <w:pPr>
        <w:pStyle w:val="Numerada"/>
        <w:numPr>
          <w:ilvl w:val="0"/>
          <w:numId w:val="0"/>
        </w:numPr>
        <w:pPrChange w:id="182" w:author="Bruno Ken Marchezepe" w:date="2026-08-22T19:27:00Z" w16du:dateUtc="2026-08-22T22:27:00Z">
          <w:pPr>
            <w:pStyle w:val="Numerada"/>
          </w:pPr>
        </w:pPrChange>
      </w:pPr>
    </w:p>
    <w:p w14:paraId="7B719E67" w14:textId="04E2D090" w:rsidR="00C36C69" w:rsidRPr="006B3CA7" w:rsidRDefault="00C36C69" w:rsidP="00E15D2D">
      <w:pPr>
        <w:pStyle w:val="Numerada"/>
        <w:tabs>
          <w:tab w:val="num" w:pos="2388"/>
        </w:tabs>
        <w:ind w:left="1211"/>
        <w:rPr>
          <w:sz w:val="32"/>
          <w:rPrChange w:id="183" w:author="Bruno Ken Marchezepe" w:date="2026-08-22T18:59:00Z" w16du:dateUtc="2026-08-22T21:59:00Z">
            <w:rPr/>
          </w:rPrChange>
        </w:rPr>
        <w:pPrChange w:id="184" w:author="Bruno Ken Marchezepe" w:date="2026-08-22T19:28:00Z" w16du:dateUtc="2026-08-22T22:28:00Z">
          <w:pPr>
            <w:pStyle w:val="Numerada"/>
          </w:pPr>
        </w:pPrChange>
      </w:pPr>
      <w:r w:rsidRPr="006B3CA7">
        <w:rPr>
          <w:rPrChange w:id="185" w:author="Bruno Ken Marchezepe" w:date="2026-08-22T18:59:00Z" w16du:dateUtc="2026-08-22T21:59:00Z">
            <w:rPr>
              <w:sz w:val="19"/>
            </w:rPr>
          </w:rPrChange>
        </w:rPr>
        <w:t xml:space="preserve">After generating the files, you may download the .zip archive, which contains timeseries from the wells, and information such as </w:t>
      </w:r>
      <w:r w:rsidR="00F00DA2" w:rsidRPr="006B3CA7">
        <w:rPr>
          <w:rPrChange w:id="186" w:author="Bruno Ken Marchezepe" w:date="2026-08-22T18:59:00Z" w16du:dateUtc="2026-08-22T21:59:00Z">
            <w:rPr>
              <w:sz w:val="19"/>
            </w:rPr>
          </w:rPrChange>
        </w:rPr>
        <w:t>coordinates, elevation, the data origin, as well as is the aquifer is confined or unconfined. This information will be important for us in the next steps.</w:t>
      </w:r>
    </w:p>
    <w:p w14:paraId="23569F44" w14:textId="5EC9B6AB" w:rsidR="0032219D" w:rsidRDefault="00C36C69" w:rsidP="00E15D2D">
      <w:pPr>
        <w:pStyle w:val="Numerada"/>
        <w:numPr>
          <w:ilvl w:val="0"/>
          <w:numId w:val="0"/>
        </w:numPr>
        <w:rPr>
          <w:ins w:id="187" w:author="Bruno Ken Marchezepe" w:date="2026-08-22T19:28:00Z" w16du:dateUtc="2026-08-22T22:28:00Z"/>
        </w:rPr>
      </w:pPr>
      <w:r w:rsidRPr="00E15D2D">
        <w:rPr>
          <w:noProof/>
        </w:rPr>
        <w:lastRenderedPageBreak/>
        <w:drawing>
          <wp:inline distT="0" distB="0" distL="0" distR="0" wp14:anchorId="7524F81E" wp14:editId="5CC111B2">
            <wp:extent cx="6309360" cy="3284855"/>
            <wp:effectExtent l="12700" t="12700" r="15240" b="17145"/>
            <wp:docPr id="166277156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771566" name="Imagem 1662771566"/>
                    <pic:cNvPicPr/>
                  </pic:nvPicPr>
                  <pic:blipFill>
                    <a:blip r:embed="rId14"/>
                    <a:stretch>
                      <a:fillRect/>
                    </a:stretch>
                  </pic:blipFill>
                  <pic:spPr>
                    <a:xfrm>
                      <a:off x="0" y="0"/>
                      <a:ext cx="6309360" cy="3284855"/>
                    </a:xfrm>
                    <a:prstGeom prst="rect">
                      <a:avLst/>
                    </a:prstGeom>
                    <a:ln>
                      <a:solidFill>
                        <a:schemeClr val="tx1"/>
                      </a:solidFill>
                    </a:ln>
                  </pic:spPr>
                </pic:pic>
              </a:graphicData>
            </a:graphic>
          </wp:inline>
        </w:drawing>
      </w:r>
    </w:p>
    <w:p w14:paraId="5351DE5F" w14:textId="1C4F42A6" w:rsidR="00E15D2D" w:rsidRPr="00E15D2D" w:rsidDel="00E15D2D" w:rsidRDefault="00E15D2D" w:rsidP="00E15D2D">
      <w:pPr>
        <w:pStyle w:val="Numerada"/>
        <w:numPr>
          <w:ilvl w:val="0"/>
          <w:numId w:val="0"/>
        </w:numPr>
        <w:rPr>
          <w:del w:id="188" w:author="Bruno Ken Marchezepe" w:date="2026-08-22T19:28:00Z" w16du:dateUtc="2026-08-22T22:28:00Z"/>
        </w:rPr>
        <w:pPrChange w:id="189" w:author="Bruno Ken Marchezepe" w:date="2026-08-22T19:28:00Z" w16du:dateUtc="2026-08-22T22:28:00Z">
          <w:pPr>
            <w:pStyle w:val="Numerada"/>
          </w:pPr>
        </w:pPrChange>
      </w:pPr>
    </w:p>
    <w:p w14:paraId="4D28C1DA" w14:textId="22F55804" w:rsidR="0032219D" w:rsidRDefault="0032219D" w:rsidP="00E15D2D">
      <w:pPr>
        <w:pStyle w:val="Numerada"/>
        <w:numPr>
          <w:ilvl w:val="0"/>
          <w:numId w:val="0"/>
        </w:numPr>
        <w:ind w:left="360"/>
        <w:rPr>
          <w:ins w:id="190" w:author="Bruno Ken Marchezepe" w:date="2026-08-22T19:28:00Z" w16du:dateUtc="2026-08-22T22:28:00Z"/>
        </w:rPr>
      </w:pPr>
    </w:p>
    <w:p w14:paraId="2D0A30CB" w14:textId="5492D6CC" w:rsidR="00E15D2D" w:rsidRPr="00E15D2D" w:rsidDel="00E15D2D" w:rsidRDefault="00E15D2D" w:rsidP="00E15D2D">
      <w:pPr>
        <w:pStyle w:val="Numerada"/>
        <w:numPr>
          <w:ilvl w:val="0"/>
          <w:numId w:val="0"/>
        </w:numPr>
        <w:ind w:left="360"/>
        <w:rPr>
          <w:del w:id="191" w:author="Bruno Ken Marchezepe" w:date="2026-08-22T19:28:00Z" w16du:dateUtc="2026-08-22T22:28:00Z"/>
        </w:rPr>
        <w:pPrChange w:id="192" w:author="Bruno Ken Marchezepe" w:date="2026-08-22T19:28:00Z" w16du:dateUtc="2026-08-22T22:28:00Z">
          <w:pPr>
            <w:pStyle w:val="Numerada"/>
          </w:pPr>
        </w:pPrChange>
      </w:pPr>
    </w:p>
    <w:tbl>
      <w:tblPr>
        <w:tblW w:w="0" w:type="auto"/>
        <w:jc w:val="center"/>
        <w:tblLayout w:type="fixed"/>
        <w:tblLook w:val="04A0" w:firstRow="1" w:lastRow="0" w:firstColumn="1" w:lastColumn="0" w:noHBand="0" w:noVBand="1"/>
      </w:tblPr>
      <w:tblGrid>
        <w:gridCol w:w="9792"/>
      </w:tblGrid>
      <w:tr w:rsidR="0032219D" w:rsidRPr="00E15D2D" w14:paraId="696A0711" w14:textId="77777777" w:rsidTr="00E15D2D">
        <w:trPr>
          <w:jc w:val="center"/>
        </w:trPr>
        <w:tc>
          <w:tcPr>
            <w:tcW w:w="9792" w:type="dxa"/>
            <w:tcBorders>
              <w:left w:val="single" w:sz="36" w:space="0" w:color="4F6228" w:themeColor="accent3" w:themeShade="80"/>
            </w:tcBorders>
            <w:shd w:val="clear" w:color="auto" w:fill="F4F7F9"/>
            <w:tcMar>
              <w:top w:w="120" w:type="dxa"/>
              <w:left w:w="180" w:type="dxa"/>
              <w:bottom w:w="120" w:type="dxa"/>
              <w:right w:w="180" w:type="dxa"/>
            </w:tcMar>
          </w:tcPr>
          <w:p w14:paraId="2FA1B358" w14:textId="389F7150" w:rsidR="0032219D" w:rsidRPr="006B3CA7" w:rsidRDefault="002C69D6" w:rsidP="00E15D2D">
            <w:pPr>
              <w:ind w:firstLine="0"/>
              <w:rPr>
                <w:sz w:val="32"/>
                <w:rPrChange w:id="193" w:author="Bruno Ken Marchezepe" w:date="2026-08-22T18:59:00Z" w16du:dateUtc="2026-08-22T21:59:00Z">
                  <w:rPr/>
                </w:rPrChange>
              </w:rPr>
              <w:pPrChange w:id="194" w:author="Bruno Ken Marchezepe" w:date="2026-08-22T19:28:00Z" w16du:dateUtc="2026-08-22T22:28:00Z">
                <w:pPr/>
              </w:pPrChange>
            </w:pPr>
            <w:r w:rsidRPr="00E15D2D">
              <w:rPr>
                <w:b/>
                <w:color w:val="4F6228" w:themeColor="accent3" w:themeShade="80"/>
                <w:rPrChange w:id="195" w:author="Bruno Ken Marchezepe" w:date="2026-08-22T19:29:00Z" w16du:dateUtc="2026-08-22T22:29:00Z">
                  <w:rPr>
                    <w:b/>
                    <w:color w:val="1A5276"/>
                    <w:sz w:val="19"/>
                  </w:rPr>
                </w:rPrChange>
              </w:rPr>
              <w:t>Directory Setup Recommendation:</w:t>
            </w:r>
            <w:del w:id="196" w:author="Bruno Ken Marchezepe" w:date="2026-08-22T19:28:00Z" w16du:dateUtc="2026-08-22T22:28:00Z">
              <w:r w:rsidRPr="00E15D2D" w:rsidDel="00E15D2D">
                <w:rPr>
                  <w:b/>
                  <w:color w:val="4F6228" w:themeColor="accent3" w:themeShade="80"/>
                  <w:rPrChange w:id="197" w:author="Bruno Ken Marchezepe" w:date="2026-08-22T19:29:00Z" w16du:dateUtc="2026-08-22T22:29:00Z">
                    <w:rPr>
                      <w:b/>
                      <w:color w:val="1A5276"/>
                      <w:sz w:val="19"/>
                    </w:rPr>
                  </w:rPrChange>
                </w:rPr>
                <w:br/>
              </w:r>
            </w:del>
            <w:ins w:id="198" w:author="Bruno Ken Marchezepe" w:date="2026-08-22T19:28:00Z" w16du:dateUtc="2026-08-22T22:28:00Z">
              <w:r w:rsidR="00E15D2D" w:rsidRPr="00E15D2D">
                <w:rPr>
                  <w:color w:val="4F6228" w:themeColor="accent3" w:themeShade="80"/>
                  <w:rPrChange w:id="199" w:author="Bruno Ken Marchezepe" w:date="2026-08-22T19:29:00Z" w16du:dateUtc="2026-08-22T22:29:00Z">
                    <w:rPr/>
                  </w:rPrChange>
                </w:rPr>
                <w:t xml:space="preserve"> </w:t>
              </w:r>
            </w:ins>
            <w:r w:rsidRPr="006B3CA7">
              <w:rPr>
                <w:rPrChange w:id="200" w:author="Bruno Ken Marchezepe" w:date="2026-08-22T18:59:00Z" w16du:dateUtc="2026-08-22T21:59:00Z">
                  <w:rPr>
                    <w:sz w:val="19"/>
                  </w:rPr>
                </w:rPrChange>
              </w:rPr>
              <w:t>Extract all files from the .zip into a local project folder. Ensure that the directory path and folder names do not contain special characters, accents, or blank spaces (e.g., use C:/hidrolog</w:t>
            </w:r>
            <w:r w:rsidR="00F00DA2" w:rsidRPr="006B3CA7">
              <w:rPr>
                <w:rPrChange w:id="201" w:author="Bruno Ken Marchezepe" w:date="2026-08-22T18:59:00Z" w16du:dateUtc="2026-08-22T21:59:00Z">
                  <w:rPr>
                    <w:sz w:val="19"/>
                  </w:rPr>
                </w:rPrChange>
              </w:rPr>
              <w:t>y</w:t>
            </w:r>
            <w:r w:rsidRPr="006B3CA7">
              <w:rPr>
                <w:rPrChange w:id="202" w:author="Bruno Ken Marchezepe" w:date="2026-08-22T18:59:00Z" w16du:dateUtc="2026-08-22T21:59:00Z">
                  <w:rPr>
                    <w:sz w:val="19"/>
                  </w:rPr>
                </w:rPrChange>
              </w:rPr>
              <w:t>/</w:t>
            </w:r>
            <w:r w:rsidR="00F00DA2" w:rsidRPr="006B3CA7">
              <w:rPr>
                <w:rPrChange w:id="203" w:author="Bruno Ken Marchezepe" w:date="2026-08-22T18:59:00Z" w16du:dateUtc="2026-08-22T21:59:00Z">
                  <w:rPr>
                    <w:sz w:val="19"/>
                  </w:rPr>
                </w:rPrChange>
              </w:rPr>
              <w:t>practicalactivity</w:t>
            </w:r>
            <w:r w:rsidRPr="006B3CA7">
              <w:rPr>
                <w:rPrChange w:id="204" w:author="Bruno Ken Marchezepe" w:date="2026-08-22T18:59:00Z" w16du:dateUtc="2026-08-22T21:59:00Z">
                  <w:rPr>
                    <w:sz w:val="19"/>
                  </w:rPr>
                </w:rPrChange>
              </w:rPr>
              <w:t>).</w:t>
            </w:r>
          </w:p>
        </w:tc>
      </w:tr>
    </w:tbl>
    <w:p w14:paraId="239DF7AF" w14:textId="77777777" w:rsidR="0032219D" w:rsidRPr="00E15D2D" w:rsidRDefault="0032219D" w:rsidP="00E15D2D"/>
    <w:p w14:paraId="7E33CC9D" w14:textId="1273969D" w:rsidR="0032219D" w:rsidRPr="00E15D2D" w:rsidRDefault="002C69D6" w:rsidP="00E15D2D">
      <w:pPr>
        <w:rPr>
          <w:szCs w:val="24"/>
        </w:rPr>
      </w:pPr>
      <w:r w:rsidRPr="00E15D2D">
        <w:rPr>
          <w:szCs w:val="24"/>
          <w:rPrChange w:id="205" w:author="Bruno Ken Marchezepe" w:date="2026-08-22T19:29:00Z" w16du:dateUtc="2026-08-22T22:29:00Z">
            <w:rPr>
              <w:b/>
              <w:color w:val="2874A6"/>
              <w:sz w:val="21"/>
            </w:rPr>
          </w:rPrChange>
        </w:rPr>
        <w:t>Supplementary Shapefiles (</w:t>
      </w:r>
      <w:del w:id="206" w:author="Paulo Tarso Sanches de Oliveira" w:date="2026-08-19T11:04:00Z" w16du:dateUtc="2026-08-19T15:04:00Z">
        <w:r w:rsidRPr="00E15D2D" w:rsidDel="007D5DAD">
          <w:rPr>
            <w:szCs w:val="24"/>
            <w:rPrChange w:id="207" w:author="Bruno Ken Marchezepe" w:date="2026-08-22T19:29:00Z" w16du:dateUtc="2026-08-22T22:29:00Z">
              <w:rPr>
                <w:b/>
                <w:color w:val="2874A6"/>
                <w:sz w:val="21"/>
              </w:rPr>
            </w:rPrChange>
          </w:rPr>
          <w:delText xml:space="preserve">via </w:delText>
        </w:r>
      </w:del>
      <w:ins w:id="208" w:author="Paulo Tarso Sanches de Oliveira" w:date="2026-08-19T11:04:00Z" w16du:dateUtc="2026-08-19T15:04:00Z">
        <w:r w:rsidR="007D5DAD" w:rsidRPr="00E15D2D">
          <w:rPr>
            <w:szCs w:val="24"/>
            <w:rPrChange w:id="209" w:author="Bruno Ken Marchezepe" w:date="2026-08-22T19:29:00Z" w16du:dateUtc="2026-08-22T22:29:00Z">
              <w:rPr>
                <w:b/>
                <w:color w:val="2874A6"/>
                <w:sz w:val="21"/>
              </w:rPr>
            </w:rPrChange>
          </w:rPr>
          <w:t xml:space="preserve">available in </w:t>
        </w:r>
      </w:ins>
      <w:del w:id="210" w:author="Paulo Tarso Sanches de Oliveira" w:date="2026-08-19T11:04:00Z" w16du:dateUtc="2026-08-19T15:04:00Z">
        <w:r w:rsidRPr="00E15D2D" w:rsidDel="007D5DAD">
          <w:rPr>
            <w:szCs w:val="24"/>
            <w:highlight w:val="yellow"/>
            <w:rPrChange w:id="211" w:author="Bruno Ken Marchezepe" w:date="2026-08-22T19:29:00Z" w16du:dateUtc="2026-08-22T22:29:00Z">
              <w:rPr>
                <w:b/>
                <w:color w:val="2874A6"/>
                <w:sz w:val="21"/>
                <w:highlight w:val="yellow"/>
              </w:rPr>
            </w:rPrChange>
          </w:rPr>
          <w:delText>Google Classroom</w:delText>
        </w:r>
      </w:del>
      <w:ins w:id="212" w:author="Paulo Tarso Sanches de Oliveira" w:date="2026-08-19T11:04:00Z" w16du:dateUtc="2026-08-19T15:04:00Z">
        <w:r w:rsidR="007D5DAD" w:rsidRPr="00E15D2D">
          <w:rPr>
            <w:szCs w:val="24"/>
            <w:rPrChange w:id="213" w:author="Bruno Ken Marchezepe" w:date="2026-08-22T19:29:00Z" w16du:dateUtc="2026-08-22T22:29:00Z">
              <w:rPr>
                <w:b/>
                <w:color w:val="2874A6"/>
                <w:sz w:val="21"/>
              </w:rPr>
            </w:rPrChange>
          </w:rPr>
          <w:t>Canvas</w:t>
        </w:r>
      </w:ins>
      <w:r w:rsidRPr="00E15D2D">
        <w:rPr>
          <w:szCs w:val="24"/>
          <w:rPrChange w:id="214" w:author="Bruno Ken Marchezepe" w:date="2026-08-22T19:29:00Z" w16du:dateUtc="2026-08-22T22:29:00Z">
            <w:rPr>
              <w:b/>
              <w:color w:val="2874A6"/>
              <w:sz w:val="21"/>
            </w:rPr>
          </w:rPrChange>
        </w:rPr>
        <w:t>):</w:t>
      </w:r>
    </w:p>
    <w:p w14:paraId="243D8D49" w14:textId="718B4BB4" w:rsidR="0032219D" w:rsidRPr="00E15D2D" w:rsidRDefault="00F00DA2" w:rsidP="00E15D2D">
      <w:pPr>
        <w:pStyle w:val="PargrafodaLista"/>
        <w:numPr>
          <w:ilvl w:val="0"/>
          <w:numId w:val="15"/>
        </w:numPr>
        <w:rPr>
          <w:ins w:id="215" w:author="Bruno Ken Marchezepe" w:date="2026-08-22T19:28:00Z" w16du:dateUtc="2026-08-22T22:28:00Z"/>
          <w:szCs w:val="24"/>
        </w:rPr>
        <w:pPrChange w:id="216" w:author="Bruno Ken Marchezepe" w:date="2026-08-22T19:29:00Z" w16du:dateUtc="2026-08-22T22:29:00Z">
          <w:pPr/>
        </w:pPrChange>
      </w:pPr>
      <w:r w:rsidRPr="00E15D2D">
        <w:rPr>
          <w:szCs w:val="24"/>
          <w:rPrChange w:id="217" w:author="Bruno Ken Marchezepe" w:date="2026-08-22T19:29:00Z" w16du:dateUtc="2026-08-22T22:29:00Z">
            <w:rPr>
              <w:sz w:val="19"/>
            </w:rPr>
          </w:rPrChange>
        </w:rPr>
        <w:t>catawba_river_basin.rar: Contains the shapefile boundary delineating the CRB (boundaries_catawba.shp).</w:t>
      </w:r>
    </w:p>
    <w:p w14:paraId="1FC6BC3B" w14:textId="77777777" w:rsidR="00E15D2D" w:rsidRPr="00E15D2D" w:rsidRDefault="00E15D2D" w:rsidP="00E15D2D">
      <w:pPr>
        <w:rPr>
          <w:ins w:id="218" w:author="Bruno Ken Marchezepe" w:date="2026-08-22T19:28:00Z" w16du:dateUtc="2026-08-22T22:28:00Z"/>
          <w:szCs w:val="24"/>
        </w:rPr>
        <w:pPrChange w:id="219" w:author="Bruno Ken Marchezepe" w:date="2026-08-22T19:28:00Z" w16du:dateUtc="2026-08-22T22:28:00Z">
          <w:pPr>
            <w:pStyle w:val="Commarcadores"/>
            <w:numPr>
              <w:numId w:val="0"/>
            </w:numPr>
            <w:tabs>
              <w:tab w:val="clear" w:pos="360"/>
            </w:tabs>
            <w:ind w:firstLine="0"/>
          </w:pPr>
        </w:pPrChange>
      </w:pPr>
    </w:p>
    <w:p w14:paraId="347F6C27" w14:textId="77777777" w:rsidR="00E15D2D" w:rsidRPr="00E15D2D" w:rsidRDefault="00E15D2D" w:rsidP="00E15D2D">
      <w:pPr>
        <w:rPr>
          <w:szCs w:val="24"/>
        </w:rPr>
        <w:pPrChange w:id="220" w:author="Bruno Ken Marchezepe" w:date="2026-08-22T19:28:00Z" w16du:dateUtc="2026-08-22T22:28:00Z">
          <w:pPr>
            <w:pStyle w:val="Commarcadores"/>
          </w:pPr>
        </w:pPrChange>
      </w:pPr>
    </w:p>
    <w:p w14:paraId="4842C3A3" w14:textId="159F75D9" w:rsidR="00F00DA2" w:rsidRPr="00E15D2D" w:rsidDel="00E15D2D" w:rsidRDefault="00F00DA2" w:rsidP="00E15D2D">
      <w:pPr>
        <w:pStyle w:val="Commarcadores"/>
        <w:rPr>
          <w:del w:id="221" w:author="Bruno Ken Marchezepe" w:date="2026-08-22T19:28:00Z" w16du:dateUtc="2026-08-22T22:28:00Z"/>
        </w:rPr>
      </w:pPr>
    </w:p>
    <w:p w14:paraId="10A98ECF" w14:textId="09FE6FF8" w:rsidR="0032219D" w:rsidRPr="00D36E58" w:rsidRDefault="002C69D6" w:rsidP="00D36E58">
      <w:pPr>
        <w:pStyle w:val="Ttulo2"/>
        <w:pPrChange w:id="222" w:author="Bruno Ken Marchezepe" w:date="2026-08-22T19:51:00Z" w16du:dateUtc="2026-08-22T22:51:00Z">
          <w:pPr/>
        </w:pPrChange>
      </w:pPr>
      <w:del w:id="223" w:author="Bruno Ken Marchezepe" w:date="2026-08-22T19:51:00Z" w16du:dateUtc="2026-08-22T22:51:00Z">
        <w:r w:rsidRPr="006B3CA7" w:rsidDel="00D36E58">
          <w:rPr>
            <w:rPrChange w:id="224" w:author="Bruno Ken Marchezepe" w:date="2026-08-22T18:59:00Z" w16du:dateUtc="2026-08-22T21:59:00Z">
              <w:rPr>
                <w:b/>
                <w:color w:val="1A5276"/>
              </w:rPr>
            </w:rPrChange>
          </w:rPr>
          <w:delText xml:space="preserve">4. </w:delText>
        </w:r>
      </w:del>
      <w:r w:rsidR="00F00DA2" w:rsidRPr="006B3CA7">
        <w:rPr>
          <w:rPrChange w:id="225" w:author="Bruno Ken Marchezepe" w:date="2026-08-22T18:59:00Z" w16du:dateUtc="2026-08-22T21:59:00Z">
            <w:rPr>
              <w:b/>
              <w:color w:val="1A5276"/>
            </w:rPr>
          </w:rPrChange>
        </w:rPr>
        <w:t>Processing</w:t>
      </w:r>
      <w:r w:rsidR="00845AA8" w:rsidRPr="006B3CA7">
        <w:rPr>
          <w:rPrChange w:id="226" w:author="Bruno Ken Marchezepe" w:date="2026-08-22T18:59:00Z" w16du:dateUtc="2026-08-22T21:59:00Z">
            <w:rPr>
              <w:b/>
              <w:color w:val="1A5276"/>
            </w:rPr>
          </w:rPrChange>
        </w:rPr>
        <w:t xml:space="preserve"> Well Data</w:t>
      </w:r>
    </w:p>
    <w:p w14:paraId="53D84861" w14:textId="1E79FB37" w:rsidR="0032219D" w:rsidRPr="006B3CA7" w:rsidDel="00A35E28" w:rsidRDefault="00F00DA2" w:rsidP="00E15D2D">
      <w:pPr>
        <w:rPr>
          <w:del w:id="227" w:author="Paulo Tarso Sanches de Oliveira" w:date="2026-08-19T10:43:00Z" w16du:dateUtc="2026-08-19T14:43:00Z"/>
          <w:rPrChange w:id="228" w:author="Bruno Ken Marchezepe" w:date="2026-08-22T18:59:00Z" w16du:dateUtc="2026-08-22T21:59:00Z">
            <w:rPr>
              <w:del w:id="229" w:author="Paulo Tarso Sanches de Oliveira" w:date="2026-08-19T10:43:00Z" w16du:dateUtc="2026-08-19T14:43:00Z"/>
              <w:rFonts w:cs="Arial"/>
              <w:sz w:val="20"/>
              <w:szCs w:val="20"/>
            </w:rPr>
          </w:rPrChange>
        </w:rPr>
        <w:pPrChange w:id="230" w:author="Bruno Ken Marchezepe" w:date="2026-08-22T19:25:00Z" w16du:dateUtc="2026-08-22T22:25:00Z">
          <w:pPr/>
        </w:pPrChange>
      </w:pPr>
      <w:del w:id="231" w:author="Paulo Tarso Sanches de Oliveira" w:date="2026-08-19T10:43:00Z" w16du:dateUtc="2026-08-19T14:43:00Z">
        <w:r w:rsidRPr="006B3CA7" w:rsidDel="00A35E28">
          <w:rPr>
            <w:rPrChange w:id="232" w:author="Bruno Ken Marchezepe" w:date="2026-08-22T18:59:00Z" w16du:dateUtc="2026-08-22T21:59:00Z">
              <w:rPr>
                <w:rFonts w:cs="Arial"/>
                <w:sz w:val="20"/>
                <w:szCs w:val="20"/>
              </w:rPr>
            </w:rPrChange>
          </w:rPr>
          <w:delText xml:space="preserve">One important thing to say is that we only need one well depth from each well. So we need to </w:delText>
        </w:r>
        <w:r w:rsidR="008D0483" w:rsidRPr="006B3CA7" w:rsidDel="00A35E28">
          <w:rPr>
            <w:rPrChange w:id="233" w:author="Bruno Ken Marchezepe" w:date="2026-08-22T18:59:00Z" w16du:dateUtc="2026-08-22T21:59:00Z">
              <w:rPr>
                <w:rFonts w:cs="Arial"/>
                <w:sz w:val="20"/>
                <w:szCs w:val="20"/>
              </w:rPr>
            </w:rPrChange>
          </w:rPr>
          <w:delText>calculate the median water depth from a specific time period. Here, we chose September 30</w:delText>
        </w:r>
        <w:r w:rsidR="008D0483" w:rsidRPr="006B3CA7" w:rsidDel="00A35E28">
          <w:rPr>
            <w:vertAlign w:val="superscript"/>
            <w:rPrChange w:id="234" w:author="Bruno Ken Marchezepe" w:date="2026-08-22T18:59:00Z" w16du:dateUtc="2026-08-22T21:59:00Z">
              <w:rPr>
                <w:rFonts w:cs="Arial"/>
                <w:sz w:val="20"/>
                <w:szCs w:val="20"/>
                <w:vertAlign w:val="superscript"/>
              </w:rPr>
            </w:rPrChange>
          </w:rPr>
          <w:delText>th</w:delText>
        </w:r>
        <w:r w:rsidR="008D0483" w:rsidRPr="006B3CA7" w:rsidDel="00A35E28">
          <w:rPr>
            <w:rPrChange w:id="235" w:author="Bruno Ken Marchezepe" w:date="2026-08-22T18:59:00Z" w16du:dateUtc="2026-08-22T21:59:00Z">
              <w:rPr>
                <w:rFonts w:cs="Arial"/>
                <w:sz w:val="20"/>
                <w:szCs w:val="20"/>
              </w:rPr>
            </w:rPrChange>
          </w:rPr>
          <w:delText>, 2024, to October 1</w:delText>
        </w:r>
        <w:r w:rsidR="008D0483" w:rsidRPr="006B3CA7" w:rsidDel="00A35E28">
          <w:rPr>
            <w:vertAlign w:val="superscript"/>
            <w:rPrChange w:id="236" w:author="Bruno Ken Marchezepe" w:date="2026-08-22T18:59:00Z" w16du:dateUtc="2026-08-22T21:59:00Z">
              <w:rPr>
                <w:rFonts w:cs="Arial"/>
                <w:sz w:val="20"/>
                <w:szCs w:val="20"/>
                <w:vertAlign w:val="superscript"/>
              </w:rPr>
            </w:rPrChange>
          </w:rPr>
          <w:delText>st</w:delText>
        </w:r>
        <w:r w:rsidR="008D0483" w:rsidRPr="006B3CA7" w:rsidDel="00A35E28">
          <w:rPr>
            <w:rPrChange w:id="237" w:author="Bruno Ken Marchezepe" w:date="2026-08-22T18:59:00Z" w16du:dateUtc="2026-08-22T21:59:00Z">
              <w:rPr>
                <w:rFonts w:cs="Arial"/>
                <w:sz w:val="20"/>
                <w:szCs w:val="20"/>
              </w:rPr>
            </w:rPrChange>
          </w:rPr>
          <w:delText xml:space="preserve">, 2025, which comprehend our last complete water year. We used a python script to calculate the median water depth for each well, and the script is available at </w:delText>
        </w:r>
        <w:r w:rsidR="008D0483" w:rsidRPr="00E15D2D" w:rsidDel="00A35E28">
          <w:fldChar w:fldCharType="begin"/>
        </w:r>
        <w:r w:rsidR="008D0483" w:rsidRPr="00E15D2D" w:rsidDel="00A35E28">
          <w:delInstrText>HYPERLINK "https://drive.google.com/drive/folders/18hpvqe8LyU2xawNdAM6ZoM2u_lNYKbES?usp=sharing"</w:delInstrText>
        </w:r>
        <w:r w:rsidR="008D0483" w:rsidRPr="006B3CA7" w:rsidDel="00A35E28">
          <w:rPr>
            <w:rPrChange w:id="238" w:author="Bruno Ken Marchezepe" w:date="2026-08-22T18:59:00Z" w16du:dateUtc="2026-08-22T21:59:00Z">
              <w:rPr>
                <w:rFonts w:cs="Arial"/>
                <w:sz w:val="20"/>
                <w:szCs w:val="20"/>
              </w:rPr>
            </w:rPrChange>
          </w:rPr>
        </w:r>
        <w:r w:rsidR="008D0483" w:rsidRPr="00E15D2D" w:rsidDel="00A35E28">
          <w:fldChar w:fldCharType="separate"/>
        </w:r>
        <w:r w:rsidR="008D0483" w:rsidRPr="006B3CA7" w:rsidDel="00A35E28">
          <w:rPr>
            <w:rStyle w:val="Hyperlink"/>
            <w:rFonts w:cs="Arial"/>
            <w:szCs w:val="24"/>
            <w:rPrChange w:id="239" w:author="Bruno Ken Marchezepe" w:date="2026-08-22T18:59:00Z" w16du:dateUtc="2026-08-22T21:59:00Z">
              <w:rPr>
                <w:rStyle w:val="Hyperlink"/>
                <w:rFonts w:cs="Arial"/>
                <w:sz w:val="20"/>
                <w:szCs w:val="20"/>
              </w:rPr>
            </w:rPrChange>
          </w:rPr>
          <w:delText>https://drive.google.com/drive/folders/18hpvqe8LyU2xawNdAM6ZoM2u_lNYKbES?usp=sharing</w:delText>
        </w:r>
        <w:r w:rsidR="008D0483" w:rsidRPr="00E15D2D" w:rsidDel="00A35E28">
          <w:fldChar w:fldCharType="end"/>
        </w:r>
        <w:r w:rsidR="008D0483" w:rsidRPr="006B3CA7" w:rsidDel="00A35E28">
          <w:rPr>
            <w:rPrChange w:id="240" w:author="Bruno Ken Marchezepe" w:date="2026-08-22T18:59:00Z" w16du:dateUtc="2026-08-22T21:59:00Z">
              <w:rPr>
                <w:rFonts w:cs="Arial"/>
                <w:sz w:val="20"/>
                <w:szCs w:val="20"/>
              </w:rPr>
            </w:rPrChange>
          </w:rPr>
          <w:delText xml:space="preserve"> or </w:delText>
        </w:r>
        <w:r w:rsidR="0062447C" w:rsidRPr="00E15D2D" w:rsidDel="00A35E28">
          <w:fldChar w:fldCharType="begin"/>
        </w:r>
        <w:r w:rsidR="0062447C" w:rsidRPr="00E15D2D" w:rsidDel="00A35E28">
          <w:delInstrText>HYPERLINK "https://github.com/brunokenmarchezepe/activity-groundwater-map/tree/main"</w:delInstrText>
        </w:r>
        <w:r w:rsidR="0062447C" w:rsidRPr="006B3CA7" w:rsidDel="00A35E28">
          <w:rPr>
            <w:rPrChange w:id="241" w:author="Bruno Ken Marchezepe" w:date="2026-08-22T18:59:00Z" w16du:dateUtc="2026-08-22T21:59:00Z">
              <w:rPr>
                <w:rFonts w:cs="Arial"/>
                <w:sz w:val="20"/>
                <w:szCs w:val="20"/>
              </w:rPr>
            </w:rPrChange>
          </w:rPr>
        </w:r>
        <w:r w:rsidR="0062447C" w:rsidRPr="00E15D2D" w:rsidDel="00A35E28">
          <w:fldChar w:fldCharType="separate"/>
        </w:r>
        <w:r w:rsidR="0062447C" w:rsidRPr="006B3CA7" w:rsidDel="00A35E28">
          <w:rPr>
            <w:rStyle w:val="Hyperlink"/>
            <w:rFonts w:cs="Arial"/>
            <w:szCs w:val="24"/>
            <w:rPrChange w:id="242" w:author="Bruno Ken Marchezepe" w:date="2026-08-22T18:59:00Z" w16du:dateUtc="2026-08-22T21:59:00Z">
              <w:rPr>
                <w:rStyle w:val="Hyperlink"/>
                <w:rFonts w:cs="Arial"/>
                <w:sz w:val="20"/>
                <w:szCs w:val="20"/>
              </w:rPr>
            </w:rPrChange>
          </w:rPr>
          <w:delText>https://github.com/brunokenmarchezepe/activity-groundwater-map/tree/main</w:delText>
        </w:r>
        <w:r w:rsidR="0062447C" w:rsidRPr="00E15D2D" w:rsidDel="00A35E28">
          <w:fldChar w:fldCharType="end"/>
        </w:r>
      </w:del>
    </w:p>
    <w:p w14:paraId="1E347265" w14:textId="7ABA3AF3" w:rsidR="00547CEF" w:rsidRPr="006B3CA7" w:rsidRDefault="00547CEF" w:rsidP="00E15D2D">
      <w:pPr>
        <w:rPr>
          <w:ins w:id="243" w:author="Paulo Tarso Sanches de Oliveira" w:date="2026-08-19T10:36:00Z" w16du:dateUtc="2026-08-19T14:36:00Z"/>
          <w:rPrChange w:id="244" w:author="Bruno Ken Marchezepe" w:date="2026-08-22T18:59:00Z" w16du:dateUtc="2026-08-22T21:59:00Z">
            <w:rPr>
              <w:ins w:id="245" w:author="Paulo Tarso Sanches de Oliveira" w:date="2026-08-19T10:36:00Z" w16du:dateUtc="2026-08-19T14:36:00Z"/>
              <w:rFonts w:cs="Arial"/>
              <w:sz w:val="20"/>
              <w:szCs w:val="20"/>
            </w:rPr>
          </w:rPrChange>
        </w:rPr>
      </w:pPr>
      <w:ins w:id="246" w:author="Paulo Tarso Sanches de Oliveira" w:date="2026-08-19T10:36:00Z" w16du:dateUtc="2026-08-19T14:36:00Z">
        <w:r w:rsidRPr="006B3CA7">
          <w:rPr>
            <w:rPrChange w:id="247" w:author="Bruno Ken Marchezepe" w:date="2026-08-22T18:59:00Z" w16du:dateUtc="2026-08-22T21:59:00Z">
              <w:rPr>
                <w:rFonts w:cs="Arial"/>
                <w:sz w:val="20"/>
                <w:szCs w:val="20"/>
              </w:rPr>
            </w:rPrChange>
          </w:rPr>
          <w:t xml:space="preserve">One important point is that we need only one representative water-depth value for each well to create the </w:t>
        </w:r>
      </w:ins>
      <w:ins w:id="248" w:author="Paulo Tarso Sanches de Oliveira" w:date="2026-08-19T10:39:00Z" w16du:dateUtc="2026-08-19T14:39:00Z">
        <w:r w:rsidR="00A35E28" w:rsidRPr="006B3CA7">
          <w:rPr>
            <w:rPrChange w:id="249" w:author="Bruno Ken Marchezepe" w:date="2026-08-22T18:59:00Z" w16du:dateUtc="2026-08-22T21:59:00Z">
              <w:rPr>
                <w:rFonts w:cs="Arial"/>
                <w:sz w:val="20"/>
                <w:szCs w:val="20"/>
              </w:rPr>
            </w:rPrChange>
          </w:rPr>
          <w:t>Potentiometric / Water Table Map</w:t>
        </w:r>
      </w:ins>
      <w:ins w:id="250" w:author="Paulo Tarso Sanches de Oliveira" w:date="2026-08-19T10:36:00Z" w16du:dateUtc="2026-08-19T14:36:00Z">
        <w:r w:rsidRPr="006B3CA7">
          <w:rPr>
            <w:rPrChange w:id="251" w:author="Bruno Ken Marchezepe" w:date="2026-08-22T18:59:00Z" w16du:dateUtc="2026-08-22T21:59:00Z">
              <w:rPr>
                <w:rFonts w:cs="Arial"/>
                <w:sz w:val="20"/>
                <w:szCs w:val="20"/>
              </w:rPr>
            </w:rPrChange>
          </w:rPr>
          <w:t>. However, groundwater levels change over time, so instead of selecting a single measurement from a particular day, we calculate the median water depth for each well over a defined time period.</w:t>
        </w:r>
      </w:ins>
      <w:ins w:id="252" w:author="Paulo Tarso Sanches de Oliveira" w:date="2026-08-19T10:40:00Z" w16du:dateUtc="2026-08-19T14:40:00Z">
        <w:r w:rsidR="00A35E28" w:rsidRPr="006B3CA7">
          <w:rPr>
            <w:rPrChange w:id="253" w:author="Bruno Ken Marchezepe" w:date="2026-08-22T18:59:00Z" w16du:dateUtc="2026-08-22T21:59:00Z">
              <w:rPr>
                <w:rFonts w:cs="Arial"/>
                <w:sz w:val="20"/>
                <w:szCs w:val="20"/>
              </w:rPr>
            </w:rPrChange>
          </w:rPr>
          <w:t xml:space="preserve"> </w:t>
        </w:r>
      </w:ins>
      <w:ins w:id="254" w:author="Paulo Tarso Sanches de Oliveira" w:date="2026-08-19T10:36:00Z" w16du:dateUtc="2026-08-19T14:36:00Z">
        <w:r w:rsidRPr="006B3CA7">
          <w:rPr>
            <w:rPrChange w:id="255" w:author="Bruno Ken Marchezepe" w:date="2026-08-22T18:59:00Z" w16du:dateUtc="2026-08-22T21:59:00Z">
              <w:rPr>
                <w:rFonts w:cs="Arial"/>
                <w:sz w:val="20"/>
                <w:szCs w:val="20"/>
              </w:rPr>
            </w:rPrChange>
          </w:rPr>
          <w:t xml:space="preserve">For this activity, we use measurements from October 1, 2024, through September 30, 2025, which represents </w:t>
        </w:r>
        <w:r w:rsidRPr="006B3CA7">
          <w:rPr>
            <w:rPrChange w:id="256" w:author="Bruno Ken Marchezepe" w:date="2026-08-22T18:59:00Z" w16du:dateUtc="2026-08-22T21:59:00Z">
              <w:rPr>
                <w:rFonts w:cs="Arial"/>
                <w:sz w:val="20"/>
                <w:szCs w:val="20"/>
              </w:rPr>
            </w:rPrChange>
          </w:rPr>
          <w:lastRenderedPageBreak/>
          <w:t>the most recent complete</w:t>
        </w:r>
      </w:ins>
      <w:ins w:id="257" w:author="Paulo Tarso Sanches de Oliveira" w:date="2026-08-19T10:40:00Z" w16du:dateUtc="2026-08-19T14:40:00Z">
        <w:r w:rsidR="00A35E28" w:rsidRPr="006B3CA7">
          <w:rPr>
            <w:rPrChange w:id="258" w:author="Bruno Ken Marchezepe" w:date="2026-08-22T18:59:00Z" w16du:dateUtc="2026-08-22T21:59:00Z">
              <w:rPr>
                <w:rFonts w:cs="Arial"/>
                <w:sz w:val="20"/>
                <w:szCs w:val="20"/>
              </w:rPr>
            </w:rPrChange>
          </w:rPr>
          <w:t xml:space="preserve"> </w:t>
        </w:r>
      </w:ins>
      <w:ins w:id="259" w:author="Paulo Tarso Sanches de Oliveira" w:date="2026-08-19T10:41:00Z" w16du:dateUtc="2026-08-19T14:41:00Z">
        <w:r w:rsidR="00A35E28" w:rsidRPr="006B3CA7">
          <w:rPr>
            <w:rPrChange w:id="260" w:author="Bruno Ken Marchezepe" w:date="2026-08-22T18:59:00Z" w16du:dateUtc="2026-08-22T21:59:00Z">
              <w:rPr>
                <w:rFonts w:cs="Arial"/>
                <w:sz w:val="20"/>
                <w:szCs w:val="20"/>
              </w:rPr>
            </w:rPrChange>
          </w:rPr>
          <w:t>hydrological year</w:t>
        </w:r>
      </w:ins>
      <w:ins w:id="261" w:author="Paulo Tarso Sanches de Oliveira" w:date="2026-08-19T10:36:00Z" w16du:dateUtc="2026-08-19T14:36:00Z">
        <w:r w:rsidRPr="006B3CA7">
          <w:rPr>
            <w:rPrChange w:id="262" w:author="Bruno Ken Marchezepe" w:date="2026-08-22T18:59:00Z" w16du:dateUtc="2026-08-22T21:59:00Z">
              <w:rPr>
                <w:rFonts w:cs="Arial"/>
                <w:sz w:val="20"/>
                <w:szCs w:val="20"/>
              </w:rPr>
            </w:rPrChange>
          </w:rPr>
          <w:t>. Using the median reduces the influence of unusually high or low groundwater-level measurements and provides a representative value for each well during the study period.</w:t>
        </w:r>
      </w:ins>
    </w:p>
    <w:p w14:paraId="08ABE4EC" w14:textId="16374BFE" w:rsidR="00547CEF" w:rsidRPr="006B3CA7" w:rsidRDefault="00547CEF" w:rsidP="00E15D2D">
      <w:pPr>
        <w:rPr>
          <w:ins w:id="263" w:author="Paulo Tarso Sanches de Oliveira" w:date="2026-08-19T10:36:00Z" w16du:dateUtc="2026-08-19T14:36:00Z"/>
          <w:rPrChange w:id="264" w:author="Bruno Ken Marchezepe" w:date="2026-08-22T18:59:00Z" w16du:dateUtc="2026-08-22T21:59:00Z">
            <w:rPr>
              <w:ins w:id="265" w:author="Paulo Tarso Sanches de Oliveira" w:date="2026-08-19T10:36:00Z" w16du:dateUtc="2026-08-19T14:36:00Z"/>
              <w:rFonts w:cs="Arial"/>
              <w:sz w:val="20"/>
              <w:szCs w:val="20"/>
            </w:rPr>
          </w:rPrChange>
        </w:rPr>
      </w:pPr>
      <w:ins w:id="266" w:author="Paulo Tarso Sanches de Oliveira" w:date="2026-08-19T10:36:00Z" w16du:dateUtc="2026-08-19T14:36:00Z">
        <w:r w:rsidRPr="006B3CA7">
          <w:rPr>
            <w:rPrChange w:id="267" w:author="Bruno Ken Marchezepe" w:date="2026-08-22T18:59:00Z" w16du:dateUtc="2026-08-22T21:59:00Z">
              <w:rPr>
                <w:rFonts w:cs="Arial"/>
                <w:sz w:val="20"/>
                <w:szCs w:val="20"/>
              </w:rPr>
            </w:rPrChange>
          </w:rPr>
          <w:t xml:space="preserve">A Python script was used to calculate the median water depth for each well. The script and supporting files are available in the </w:t>
        </w:r>
      </w:ins>
      <w:ins w:id="268" w:author="Paulo Tarso Sanches de Oliveira" w:date="2026-08-19T10:42:00Z" w16du:dateUtc="2026-08-19T14:42:00Z">
        <w:r w:rsidR="00A35E28" w:rsidRPr="006B3CA7">
          <w:rPr>
            <w:rPrChange w:id="269" w:author="Bruno Ken Marchezepe" w:date="2026-08-22T18:59:00Z" w16du:dateUtc="2026-08-22T21:59:00Z">
              <w:rPr>
                <w:rFonts w:cs="Arial"/>
                <w:sz w:val="20"/>
                <w:szCs w:val="20"/>
              </w:rPr>
            </w:rPrChange>
          </w:rPr>
          <w:fldChar w:fldCharType="begin"/>
        </w:r>
        <w:r w:rsidR="00A35E28" w:rsidRPr="006B3CA7">
          <w:rPr>
            <w:rPrChange w:id="270" w:author="Bruno Ken Marchezepe" w:date="2026-08-22T18:59:00Z" w16du:dateUtc="2026-08-22T21:59:00Z">
              <w:rPr>
                <w:rFonts w:cs="Arial"/>
                <w:sz w:val="20"/>
                <w:szCs w:val="20"/>
              </w:rPr>
            </w:rPrChange>
          </w:rPr>
          <w:instrText>HYPERLINK "https://drive.google.com/drive/folders/18hpvqe8LyU2xawNdAM6ZoM2u_lNYKbES?usp=sharing"</w:instrText>
        </w:r>
        <w:r w:rsidR="00A35E28" w:rsidRPr="006B3CA7">
          <w:rPr>
            <w:rPrChange w:id="271" w:author="Bruno Ken Marchezepe" w:date="2026-08-22T18:59:00Z" w16du:dateUtc="2026-08-22T21:59:00Z">
              <w:rPr>
                <w:rFonts w:cs="Arial"/>
                <w:sz w:val="20"/>
                <w:szCs w:val="20"/>
              </w:rPr>
            </w:rPrChange>
          </w:rPr>
        </w:r>
        <w:r w:rsidR="00A35E28" w:rsidRPr="006B3CA7">
          <w:rPr>
            <w:rPrChange w:id="272" w:author="Bruno Ken Marchezepe" w:date="2026-08-22T18:59:00Z" w16du:dateUtc="2026-08-22T21:59:00Z">
              <w:rPr>
                <w:rFonts w:cs="Arial"/>
                <w:sz w:val="20"/>
                <w:szCs w:val="20"/>
              </w:rPr>
            </w:rPrChange>
          </w:rPr>
          <w:fldChar w:fldCharType="separate"/>
        </w:r>
        <w:r w:rsidRPr="006B3CA7">
          <w:rPr>
            <w:rStyle w:val="Hyperlink"/>
            <w:rFonts w:cs="Arial"/>
            <w:szCs w:val="24"/>
            <w:rPrChange w:id="273" w:author="Bruno Ken Marchezepe" w:date="2026-08-22T18:59:00Z" w16du:dateUtc="2026-08-22T21:59:00Z">
              <w:rPr>
                <w:rStyle w:val="Hyperlink"/>
                <w:rFonts w:cs="Arial"/>
                <w:sz w:val="20"/>
                <w:szCs w:val="20"/>
              </w:rPr>
            </w:rPrChange>
          </w:rPr>
          <w:t>Google Drive</w:t>
        </w:r>
        <w:r w:rsidR="00A35E28" w:rsidRPr="006B3CA7">
          <w:rPr>
            <w:rPrChange w:id="274" w:author="Bruno Ken Marchezepe" w:date="2026-08-22T18:59:00Z" w16du:dateUtc="2026-08-22T21:59:00Z">
              <w:rPr>
                <w:rFonts w:cs="Arial"/>
                <w:sz w:val="20"/>
                <w:szCs w:val="20"/>
              </w:rPr>
            </w:rPrChange>
          </w:rPr>
          <w:fldChar w:fldCharType="end"/>
        </w:r>
      </w:ins>
      <w:ins w:id="275" w:author="Paulo Tarso Sanches de Oliveira" w:date="2026-08-19T10:36:00Z" w16du:dateUtc="2026-08-19T14:36:00Z">
        <w:r w:rsidRPr="006B3CA7">
          <w:rPr>
            <w:rPrChange w:id="276" w:author="Bruno Ken Marchezepe" w:date="2026-08-22T18:59:00Z" w16du:dateUtc="2026-08-22T21:59:00Z">
              <w:rPr>
                <w:rFonts w:cs="Arial"/>
                <w:sz w:val="20"/>
                <w:szCs w:val="20"/>
              </w:rPr>
            </w:rPrChange>
          </w:rPr>
          <w:t xml:space="preserve"> folder and the </w:t>
        </w:r>
      </w:ins>
      <w:commentRangeStart w:id="277"/>
      <w:commentRangeStart w:id="278"/>
      <w:ins w:id="279" w:author="Paulo Tarso Sanches de Oliveira" w:date="2026-08-19T10:43:00Z" w16du:dateUtc="2026-08-19T14:43:00Z">
        <w:r w:rsidR="00A35E28" w:rsidRPr="006B3CA7">
          <w:rPr>
            <w:rPrChange w:id="280" w:author="Bruno Ken Marchezepe" w:date="2026-08-22T18:59:00Z" w16du:dateUtc="2026-08-22T21:59:00Z">
              <w:rPr>
                <w:rFonts w:cs="Arial"/>
                <w:sz w:val="20"/>
                <w:szCs w:val="20"/>
              </w:rPr>
            </w:rPrChange>
          </w:rPr>
          <w:fldChar w:fldCharType="begin"/>
        </w:r>
        <w:r w:rsidR="00A35E28" w:rsidRPr="006B3CA7">
          <w:rPr>
            <w:rPrChange w:id="281" w:author="Bruno Ken Marchezepe" w:date="2026-08-22T18:59:00Z" w16du:dateUtc="2026-08-22T21:59:00Z">
              <w:rPr>
                <w:rFonts w:cs="Arial"/>
                <w:sz w:val="20"/>
                <w:szCs w:val="20"/>
              </w:rPr>
            </w:rPrChange>
          </w:rPr>
          <w:instrText>HYPERLINK "https://github.com/brunokenmarchezepe/activity-groundwater-map/tree/main"</w:instrText>
        </w:r>
        <w:r w:rsidR="00A35E28" w:rsidRPr="006B3CA7">
          <w:rPr>
            <w:rPrChange w:id="282" w:author="Bruno Ken Marchezepe" w:date="2026-08-22T18:59:00Z" w16du:dateUtc="2026-08-22T21:59:00Z">
              <w:rPr>
                <w:rFonts w:cs="Arial"/>
                <w:sz w:val="20"/>
                <w:szCs w:val="20"/>
              </w:rPr>
            </w:rPrChange>
          </w:rPr>
        </w:r>
        <w:r w:rsidR="00A35E28" w:rsidRPr="006B3CA7">
          <w:rPr>
            <w:rPrChange w:id="283" w:author="Bruno Ken Marchezepe" w:date="2026-08-22T18:59:00Z" w16du:dateUtc="2026-08-22T21:59:00Z">
              <w:rPr>
                <w:rFonts w:cs="Arial"/>
                <w:sz w:val="20"/>
                <w:szCs w:val="20"/>
              </w:rPr>
            </w:rPrChange>
          </w:rPr>
          <w:fldChar w:fldCharType="separate"/>
        </w:r>
        <w:r w:rsidRPr="006B3CA7">
          <w:rPr>
            <w:rStyle w:val="Hyperlink"/>
            <w:rFonts w:cs="Arial"/>
            <w:szCs w:val="24"/>
            <w:rPrChange w:id="284" w:author="Bruno Ken Marchezepe" w:date="2026-08-22T18:59:00Z" w16du:dateUtc="2026-08-22T21:59:00Z">
              <w:rPr>
                <w:rStyle w:val="Hyperlink"/>
                <w:rFonts w:cs="Arial"/>
                <w:sz w:val="20"/>
                <w:szCs w:val="20"/>
              </w:rPr>
            </w:rPrChange>
          </w:rPr>
          <w:t>GitHub repository</w:t>
        </w:r>
        <w:r w:rsidR="00A35E28" w:rsidRPr="006B3CA7">
          <w:rPr>
            <w:rPrChange w:id="285" w:author="Bruno Ken Marchezepe" w:date="2026-08-22T18:59:00Z" w16du:dateUtc="2026-08-22T21:59:00Z">
              <w:rPr>
                <w:rFonts w:cs="Arial"/>
                <w:sz w:val="20"/>
                <w:szCs w:val="20"/>
              </w:rPr>
            </w:rPrChange>
          </w:rPr>
          <w:fldChar w:fldCharType="end"/>
        </w:r>
      </w:ins>
      <w:ins w:id="286" w:author="Paulo Tarso Sanches de Oliveira" w:date="2026-08-19T10:36:00Z" w16du:dateUtc="2026-08-19T14:36:00Z">
        <w:r w:rsidRPr="006B3CA7">
          <w:rPr>
            <w:rPrChange w:id="287" w:author="Bruno Ken Marchezepe" w:date="2026-08-22T18:59:00Z" w16du:dateUtc="2026-08-22T21:59:00Z">
              <w:rPr>
                <w:rFonts w:cs="Arial"/>
                <w:sz w:val="20"/>
                <w:szCs w:val="20"/>
              </w:rPr>
            </w:rPrChange>
          </w:rPr>
          <w:t>.</w:t>
        </w:r>
      </w:ins>
      <w:commentRangeEnd w:id="277"/>
      <w:r w:rsidR="00A35E28" w:rsidRPr="006B3CA7">
        <w:rPr>
          <w:rStyle w:val="Refdecomentrio"/>
          <w:sz w:val="24"/>
          <w:szCs w:val="32"/>
          <w:rPrChange w:id="288" w:author="Bruno Ken Marchezepe" w:date="2026-08-22T18:59:00Z" w16du:dateUtc="2026-08-22T21:59:00Z">
            <w:rPr>
              <w:rStyle w:val="Refdecomentrio"/>
              <w:rFonts w:cs="Arial"/>
              <w:sz w:val="20"/>
              <w:szCs w:val="20"/>
            </w:rPr>
          </w:rPrChange>
        </w:rPr>
        <w:commentReference w:id="277"/>
      </w:r>
      <w:commentRangeEnd w:id="278"/>
      <w:r w:rsidR="004E5B09" w:rsidRPr="006B3CA7">
        <w:rPr>
          <w:rStyle w:val="Refdecomentrio"/>
          <w:sz w:val="24"/>
          <w:szCs w:val="32"/>
          <w:rPrChange w:id="289" w:author="Bruno Ken Marchezepe" w:date="2026-08-22T18:59:00Z" w16du:dateUtc="2026-08-22T21:59:00Z">
            <w:rPr>
              <w:rStyle w:val="Refdecomentrio"/>
              <w:rFonts w:cs="Arial"/>
              <w:sz w:val="20"/>
              <w:szCs w:val="20"/>
            </w:rPr>
          </w:rPrChange>
        </w:rPr>
        <w:commentReference w:id="278"/>
      </w:r>
      <w:ins w:id="290" w:author="Paulo Tarso Sanches de Oliveira" w:date="2026-08-19T11:05:00Z" w16du:dateUtc="2026-08-19T15:05:00Z">
        <w:r w:rsidR="007D5DAD" w:rsidRPr="006B3CA7">
          <w:rPr>
            <w:rPrChange w:id="291" w:author="Bruno Ken Marchezepe" w:date="2026-08-22T18:59:00Z" w16du:dateUtc="2026-08-22T21:59:00Z">
              <w:rPr>
                <w:rFonts w:cs="Arial"/>
                <w:sz w:val="20"/>
                <w:szCs w:val="20"/>
              </w:rPr>
            </w:rPrChange>
          </w:rPr>
          <w:t xml:space="preserve"> Both are available on Canvas.</w:t>
        </w:r>
      </w:ins>
    </w:p>
    <w:p w14:paraId="31062FC5" w14:textId="1907AB52" w:rsidR="00547CEF" w:rsidRPr="006B3CA7" w:rsidDel="00A35E28" w:rsidRDefault="00547CEF" w:rsidP="00E15D2D">
      <w:pPr>
        <w:rPr>
          <w:del w:id="292" w:author="Paulo Tarso Sanches de Oliveira" w:date="2026-08-19T10:42:00Z" w16du:dateUtc="2026-08-19T14:42:00Z"/>
          <w:rPrChange w:id="293" w:author="Bruno Ken Marchezepe" w:date="2026-08-22T18:59:00Z" w16du:dateUtc="2026-08-22T21:59:00Z">
            <w:rPr>
              <w:del w:id="294" w:author="Paulo Tarso Sanches de Oliveira" w:date="2026-08-19T10:42:00Z" w16du:dateUtc="2026-08-19T14:42:00Z"/>
              <w:rFonts w:cs="Arial"/>
              <w:sz w:val="20"/>
              <w:szCs w:val="20"/>
            </w:rPr>
          </w:rPrChange>
        </w:rPr>
        <w:pPrChange w:id="295" w:author="Bruno Ken Marchezepe" w:date="2026-08-22T19:25:00Z" w16du:dateUtc="2026-08-22T22:25:00Z">
          <w:pPr/>
        </w:pPrChange>
      </w:pPr>
    </w:p>
    <w:p w14:paraId="57C6A320" w14:textId="1A1FD78F" w:rsidR="00F00DA2" w:rsidRPr="006B3CA7" w:rsidRDefault="0062447C" w:rsidP="00E15D2D">
      <w:pPr>
        <w:rPr>
          <w:rPrChange w:id="296" w:author="Bruno Ken Marchezepe" w:date="2026-08-22T18:59:00Z" w16du:dateUtc="2026-08-22T21:59:00Z">
            <w:rPr>
              <w:rFonts w:cs="Arial"/>
              <w:sz w:val="20"/>
              <w:szCs w:val="20"/>
            </w:rPr>
          </w:rPrChange>
        </w:rPr>
      </w:pPr>
      <w:r w:rsidRPr="006B3CA7">
        <w:rPr>
          <w:rPrChange w:id="297" w:author="Bruno Ken Marchezepe" w:date="2026-08-22T18:59:00Z" w16du:dateUtc="2026-08-22T21:59:00Z">
            <w:rPr>
              <w:rFonts w:cs="Arial"/>
              <w:sz w:val="20"/>
              <w:szCs w:val="20"/>
            </w:rPr>
          </w:rPrChange>
        </w:rPr>
        <w:t>Then, we have a .csv with well ID, latitude, longitude, elevation and median water depth. We must filter some of the wells now.</w:t>
      </w:r>
    </w:p>
    <w:p w14:paraId="6EC268D5" w14:textId="77777777" w:rsidR="0062447C" w:rsidRPr="006B3CA7" w:rsidRDefault="0062447C" w:rsidP="00E15D2D">
      <w:pPr>
        <w:rPr>
          <w:rPrChange w:id="298" w:author="Bruno Ken Marchezepe" w:date="2026-08-22T18:59:00Z" w16du:dateUtc="2026-08-22T21:59:00Z">
            <w:rPr>
              <w:sz w:val="20"/>
            </w:rPr>
          </w:rPrChange>
        </w:rPr>
      </w:pPr>
    </w:p>
    <w:p w14:paraId="540D1E9B" w14:textId="34847848" w:rsidR="0062447C" w:rsidRPr="00D36E58" w:rsidRDefault="0062447C" w:rsidP="00513E07">
      <w:pPr>
        <w:pStyle w:val="Ttulo3"/>
        <w:rPr>
          <w:color w:val="4F6228" w:themeColor="accent3" w:themeShade="80"/>
        </w:rPr>
        <w:pPrChange w:id="299" w:author="Bruno Ken Marchezepe" w:date="2026-08-23T21:40:00Z" w16du:dateUtc="2026-08-24T00:40:00Z">
          <w:pPr/>
        </w:pPrChange>
      </w:pPr>
      <w:del w:id="300" w:author="Bruno Ken Marchezepe" w:date="2026-08-22T19:51:00Z" w16du:dateUtc="2026-08-22T22:51:00Z">
        <w:r w:rsidRPr="00D36E58" w:rsidDel="00D36E58">
          <w:rPr>
            <w:color w:val="4F6228" w:themeColor="accent3" w:themeShade="80"/>
            <w:rPrChange w:id="301" w:author="Bruno Ken Marchezepe" w:date="2026-08-22T19:51:00Z" w16du:dateUtc="2026-08-22T22:51:00Z">
              <w:rPr>
                <w:b/>
                <w:color w:val="2874A6"/>
                <w:sz w:val="21"/>
              </w:rPr>
            </w:rPrChange>
          </w:rPr>
          <w:delText xml:space="preserve">4.1 </w:delText>
        </w:r>
      </w:del>
      <w:r w:rsidRPr="00D36E58">
        <w:rPr>
          <w:color w:val="4F6228" w:themeColor="accent3" w:themeShade="80"/>
          <w:rPrChange w:id="302" w:author="Bruno Ken Marchezepe" w:date="2026-08-22T19:51:00Z" w16du:dateUtc="2026-08-22T22:51:00Z">
            <w:rPr>
              <w:b/>
              <w:color w:val="2874A6"/>
              <w:sz w:val="21"/>
            </w:rPr>
          </w:rPrChange>
        </w:rPr>
        <w:t>Filtering wells</w:t>
      </w:r>
    </w:p>
    <w:p w14:paraId="3AAB2DE9" w14:textId="2D9DCB0D" w:rsidR="0062447C" w:rsidRPr="006B3CA7" w:rsidDel="007477BA" w:rsidRDefault="0062447C" w:rsidP="00E15D2D">
      <w:pPr>
        <w:rPr>
          <w:del w:id="303" w:author="Paulo Tarso Sanches de Oliveira" w:date="2026-08-19T10:49:00Z" w16du:dateUtc="2026-08-19T14:49:00Z"/>
          <w:rPrChange w:id="304" w:author="Bruno Ken Marchezepe" w:date="2026-08-22T18:59:00Z" w16du:dateUtc="2026-08-22T21:59:00Z">
            <w:rPr>
              <w:del w:id="305" w:author="Paulo Tarso Sanches de Oliveira" w:date="2026-08-19T10:49:00Z" w16du:dateUtc="2026-08-19T14:49:00Z"/>
              <w:sz w:val="19"/>
            </w:rPr>
          </w:rPrChange>
        </w:rPr>
        <w:pPrChange w:id="306" w:author="Bruno Ken Marchezepe" w:date="2026-08-22T19:25:00Z" w16du:dateUtc="2026-08-22T22:25:00Z">
          <w:pPr/>
        </w:pPrChange>
      </w:pPr>
      <w:del w:id="307" w:author="Paulo Tarso Sanches de Oliveira" w:date="2026-08-19T10:49:00Z" w16du:dateUtc="2026-08-19T14:49:00Z">
        <w:r w:rsidRPr="006B3CA7" w:rsidDel="007477BA">
          <w:rPr>
            <w:rPrChange w:id="308" w:author="Bruno Ken Marchezepe" w:date="2026-08-22T18:59:00Z" w16du:dateUtc="2026-08-22T21:59:00Z">
              <w:rPr>
                <w:sz w:val="19"/>
              </w:rPr>
            </w:rPrChange>
          </w:rPr>
          <w:delText>As we expect, not all wells have elevation or water depth through this period of time. Others are confined aquifers, which are not useful for us in this activity. That is why we must filter the ones with empty values and registered as confined.</w:delText>
        </w:r>
      </w:del>
    </w:p>
    <w:p w14:paraId="10E23DB8" w14:textId="6E49A10D" w:rsidR="007477BA" w:rsidRDefault="004008D2" w:rsidP="00E15D2D">
      <w:pPr>
        <w:rPr>
          <w:ins w:id="309" w:author="Bruno Ken Marchezepe" w:date="2026-08-22T20:19:00Z" w16du:dateUtc="2026-08-22T23:19:00Z"/>
        </w:rPr>
      </w:pPr>
      <w:del w:id="310" w:author="Paulo Tarso Sanches de Oliveira" w:date="2026-08-19T10:49:00Z" w16du:dateUtc="2026-08-19T14:49:00Z">
        <w:r w:rsidRPr="006B3CA7" w:rsidDel="007477BA">
          <w:rPr>
            <w:rPrChange w:id="311" w:author="Bruno Ken Marchezepe" w:date="2026-08-22T18:59:00Z" w16du:dateUtc="2026-08-22T21:59:00Z">
              <w:rPr>
                <w:sz w:val="19"/>
              </w:rPr>
            </w:rPrChange>
          </w:rPr>
          <w:delText>First, o</w:delText>
        </w:r>
        <w:r w:rsidR="0062447C" w:rsidRPr="006B3CA7" w:rsidDel="007477BA">
          <w:rPr>
            <w:rPrChange w:id="312" w:author="Bruno Ken Marchezepe" w:date="2026-08-22T18:59:00Z" w16du:dateUtc="2026-08-22T21:59:00Z">
              <w:rPr>
                <w:sz w:val="19"/>
              </w:rPr>
            </w:rPrChange>
          </w:rPr>
          <w:delText xml:space="preserve">n Excel, </w:delText>
        </w:r>
        <w:r w:rsidRPr="006B3CA7" w:rsidDel="007477BA">
          <w:rPr>
            <w:rPrChange w:id="313" w:author="Bruno Ken Marchezepe" w:date="2026-08-22T18:59:00Z" w16du:dateUtc="2026-08-22T21:59:00Z">
              <w:rPr>
                <w:sz w:val="19"/>
              </w:rPr>
            </w:rPrChange>
          </w:rPr>
          <w:delText>use the filters to exclude every line with empty cells.</w:delText>
        </w:r>
      </w:del>
      <w:ins w:id="314" w:author="Paulo Tarso Sanches de Oliveira" w:date="2026-08-19T10:48:00Z" w16du:dateUtc="2026-08-19T14:48:00Z">
        <w:r w:rsidR="007477BA" w:rsidRPr="006B3CA7">
          <w:rPr>
            <w:rPrChange w:id="315" w:author="Bruno Ken Marchezepe" w:date="2026-08-22T18:59:00Z" w16du:dateUtc="2026-08-22T21:59:00Z">
              <w:rPr>
                <w:sz w:val="19"/>
              </w:rPr>
            </w:rPrChange>
          </w:rPr>
          <w:t xml:space="preserve">As expected, not all wells contain the information we need for this activity. Some wells may be missing land-surface elevation or water depth measurements during the selected study period. Furthermore, some wells are </w:t>
        </w:r>
      </w:ins>
      <w:ins w:id="316" w:author="Paulo Tarso Sanches de Oliveira" w:date="2026-08-19T10:49:00Z" w16du:dateUtc="2026-08-19T14:49:00Z">
        <w:r w:rsidR="007477BA" w:rsidRPr="006B3CA7">
          <w:rPr>
            <w:rPrChange w:id="317" w:author="Bruno Ken Marchezepe" w:date="2026-08-22T18:59:00Z" w16du:dateUtc="2026-08-22T21:59:00Z">
              <w:rPr>
                <w:sz w:val="19"/>
              </w:rPr>
            </w:rPrChange>
          </w:rPr>
          <w:t xml:space="preserve">placed </w:t>
        </w:r>
      </w:ins>
      <w:ins w:id="318" w:author="Paulo Tarso Sanches de Oliveira" w:date="2026-08-19T10:48:00Z" w16du:dateUtc="2026-08-19T14:48:00Z">
        <w:r w:rsidR="007477BA" w:rsidRPr="006B3CA7">
          <w:rPr>
            <w:rPrChange w:id="319" w:author="Bruno Ken Marchezepe" w:date="2026-08-22T18:59:00Z" w16du:dateUtc="2026-08-22T21:59:00Z">
              <w:rPr>
                <w:sz w:val="19"/>
              </w:rPr>
            </w:rPrChange>
          </w:rPr>
          <w:t xml:space="preserve">in confined aquifers. Because our goal is to </w:t>
        </w:r>
      </w:ins>
      <w:ins w:id="320" w:author="Paulo Tarso Sanches de Oliveira" w:date="2026-08-19T10:49:00Z" w16du:dateUtc="2026-08-19T14:49:00Z">
        <w:r w:rsidR="007477BA" w:rsidRPr="006B3CA7">
          <w:rPr>
            <w:rPrChange w:id="321" w:author="Bruno Ken Marchezepe" w:date="2026-08-22T18:59:00Z" w16du:dateUtc="2026-08-22T21:59:00Z">
              <w:rPr>
                <w:sz w:val="19"/>
              </w:rPr>
            </w:rPrChange>
          </w:rPr>
          <w:t>develop</w:t>
        </w:r>
      </w:ins>
      <w:ins w:id="322" w:author="Paulo Tarso Sanches de Oliveira" w:date="2026-08-19T10:48:00Z" w16du:dateUtc="2026-08-19T14:48:00Z">
        <w:r w:rsidR="007477BA" w:rsidRPr="006B3CA7">
          <w:rPr>
            <w:rPrChange w:id="323" w:author="Bruno Ken Marchezepe" w:date="2026-08-22T18:59:00Z" w16du:dateUtc="2026-08-22T21:59:00Z">
              <w:rPr>
                <w:sz w:val="19"/>
              </w:rPr>
            </w:rPrChange>
          </w:rPr>
          <w:t xml:space="preserve"> a water</w:t>
        </w:r>
      </w:ins>
      <w:ins w:id="324" w:author="Paulo Tarso Sanches de Oliveira" w:date="2026-08-19T10:49:00Z" w16du:dateUtc="2026-08-19T14:49:00Z">
        <w:r w:rsidR="007477BA" w:rsidRPr="006B3CA7">
          <w:rPr>
            <w:rPrChange w:id="325" w:author="Bruno Ken Marchezepe" w:date="2026-08-22T18:59:00Z" w16du:dateUtc="2026-08-22T21:59:00Z">
              <w:rPr>
                <w:sz w:val="19"/>
              </w:rPr>
            </w:rPrChange>
          </w:rPr>
          <w:t xml:space="preserve"> </w:t>
        </w:r>
      </w:ins>
      <w:ins w:id="326" w:author="Paulo Tarso Sanches de Oliveira" w:date="2026-08-19T10:48:00Z" w16du:dateUtc="2026-08-19T14:48:00Z">
        <w:r w:rsidR="007477BA" w:rsidRPr="006B3CA7">
          <w:rPr>
            <w:rPrChange w:id="327" w:author="Bruno Ken Marchezepe" w:date="2026-08-22T18:59:00Z" w16du:dateUtc="2026-08-22T21:59:00Z">
              <w:rPr>
                <w:sz w:val="19"/>
              </w:rPr>
            </w:rPrChange>
          </w:rPr>
          <w:t>table map for an unconfined aquifer, these confined wells should not be included in the analysis.</w:t>
        </w:r>
      </w:ins>
      <w:ins w:id="328" w:author="Paulo Tarso Sanches de Oliveira" w:date="2026-08-19T10:49:00Z" w16du:dateUtc="2026-08-19T14:49:00Z">
        <w:r w:rsidR="007477BA" w:rsidRPr="006B3CA7">
          <w:rPr>
            <w:rPrChange w:id="329" w:author="Bruno Ken Marchezepe" w:date="2026-08-22T18:59:00Z" w16du:dateUtc="2026-08-22T21:59:00Z">
              <w:rPr>
                <w:sz w:val="19"/>
              </w:rPr>
            </w:rPrChange>
          </w:rPr>
          <w:t xml:space="preserve"> </w:t>
        </w:r>
      </w:ins>
      <w:ins w:id="330" w:author="Paulo Tarso Sanches de Oliveira" w:date="2026-08-19T10:48:00Z" w16du:dateUtc="2026-08-19T14:48:00Z">
        <w:r w:rsidR="007477BA" w:rsidRPr="006B3CA7">
          <w:rPr>
            <w:rPrChange w:id="331" w:author="Bruno Ken Marchezepe" w:date="2026-08-22T18:59:00Z" w16du:dateUtc="2026-08-22T21:59:00Z">
              <w:rPr>
                <w:sz w:val="19"/>
              </w:rPr>
            </w:rPrChange>
          </w:rPr>
          <w:t>Therefore, before creating the map, we need to filter and clean the dataset so that we keep only wells with the necessary information and the appropriate aquifer type.</w:t>
        </w:r>
      </w:ins>
    </w:p>
    <w:p w14:paraId="6F12D5EF" w14:textId="77777777" w:rsidR="003154E3" w:rsidRPr="006B3CA7" w:rsidRDefault="003154E3" w:rsidP="00E15D2D">
      <w:pPr>
        <w:rPr>
          <w:ins w:id="332" w:author="Paulo Tarso Sanches de Oliveira" w:date="2026-08-19T10:48:00Z" w16du:dateUtc="2026-08-19T14:48:00Z"/>
          <w:rPrChange w:id="333" w:author="Bruno Ken Marchezepe" w:date="2026-08-22T18:59:00Z" w16du:dateUtc="2026-08-22T21:59:00Z">
            <w:rPr>
              <w:ins w:id="334" w:author="Paulo Tarso Sanches de Oliveira" w:date="2026-08-19T10:48:00Z" w16du:dateUtc="2026-08-19T14:48:00Z"/>
              <w:sz w:val="19"/>
            </w:rPr>
          </w:rPrChange>
        </w:rPr>
      </w:pPr>
    </w:p>
    <w:p w14:paraId="3FD1F0EE" w14:textId="70CB7133" w:rsidR="007477BA" w:rsidRPr="003154E3" w:rsidRDefault="007477BA" w:rsidP="003154E3">
      <w:pPr>
        <w:pStyle w:val="Ttulo4"/>
        <w:rPr>
          <w:ins w:id="335" w:author="Paulo Tarso Sanches de Oliveira" w:date="2026-08-19T10:48:00Z" w16du:dateUtc="2026-08-19T14:48:00Z"/>
          <w:color w:val="4F6228" w:themeColor="accent3" w:themeShade="80"/>
          <w:rPrChange w:id="336" w:author="Bruno Ken Marchezepe" w:date="2026-08-22T20:24:00Z" w16du:dateUtc="2026-08-22T23:24:00Z">
            <w:rPr>
              <w:ins w:id="337" w:author="Paulo Tarso Sanches de Oliveira" w:date="2026-08-19T10:48:00Z" w16du:dateUtc="2026-08-19T14:48:00Z"/>
              <w:sz w:val="19"/>
            </w:rPr>
          </w:rPrChange>
        </w:rPr>
        <w:pPrChange w:id="338" w:author="Bruno Ken Marchezepe" w:date="2026-08-22T20:24:00Z" w16du:dateUtc="2026-08-22T23:24:00Z">
          <w:pPr/>
        </w:pPrChange>
      </w:pPr>
      <w:ins w:id="339" w:author="Paulo Tarso Sanches de Oliveira" w:date="2026-08-19T10:48:00Z" w16du:dateUtc="2026-08-19T14:48:00Z">
        <w:del w:id="340" w:author="Bruno Ken Marchezepe" w:date="2026-08-22T20:24:00Z" w16du:dateUtc="2026-08-22T23:24:00Z">
          <w:r w:rsidRPr="003154E3" w:rsidDel="003154E3">
            <w:rPr>
              <w:color w:val="4F6228" w:themeColor="accent3" w:themeShade="80"/>
              <w:rPrChange w:id="341" w:author="Bruno Ken Marchezepe" w:date="2026-08-22T20:24:00Z" w16du:dateUtc="2026-08-22T23:24:00Z">
                <w:rPr>
                  <w:sz w:val="19"/>
                </w:rPr>
              </w:rPrChange>
            </w:rPr>
            <w:delText xml:space="preserve">Step 1 – </w:delText>
          </w:r>
        </w:del>
        <w:r w:rsidRPr="003154E3">
          <w:rPr>
            <w:color w:val="4F6228" w:themeColor="accent3" w:themeShade="80"/>
            <w:rPrChange w:id="342" w:author="Bruno Ken Marchezepe" w:date="2026-08-22T20:24:00Z" w16du:dateUtc="2026-08-22T23:24:00Z">
              <w:rPr>
                <w:sz w:val="19"/>
              </w:rPr>
            </w:rPrChange>
          </w:rPr>
          <w:t>Remove wells with missing data</w:t>
        </w:r>
      </w:ins>
    </w:p>
    <w:p w14:paraId="5A66D35B" w14:textId="77777777" w:rsidR="007477BA" w:rsidRPr="006B3CA7" w:rsidRDefault="007477BA" w:rsidP="00E15D2D">
      <w:pPr>
        <w:rPr>
          <w:ins w:id="343" w:author="Paulo Tarso Sanches de Oliveira" w:date="2026-08-19T10:48:00Z" w16du:dateUtc="2026-08-19T14:48:00Z"/>
          <w:rPrChange w:id="344" w:author="Bruno Ken Marchezepe" w:date="2026-08-22T18:59:00Z" w16du:dateUtc="2026-08-22T21:59:00Z">
            <w:rPr>
              <w:ins w:id="345" w:author="Paulo Tarso Sanches de Oliveira" w:date="2026-08-19T10:48:00Z" w16du:dateUtc="2026-08-19T14:48:00Z"/>
              <w:sz w:val="19"/>
            </w:rPr>
          </w:rPrChange>
        </w:rPr>
      </w:pPr>
      <w:ins w:id="346" w:author="Paulo Tarso Sanches de Oliveira" w:date="2026-08-19T10:48:00Z" w16du:dateUtc="2026-08-19T14:48:00Z">
        <w:r w:rsidRPr="006B3CA7">
          <w:rPr>
            <w:rPrChange w:id="347" w:author="Bruno Ken Marchezepe" w:date="2026-08-22T18:59:00Z" w16du:dateUtc="2026-08-22T21:59:00Z">
              <w:rPr>
                <w:sz w:val="19"/>
              </w:rPr>
            </w:rPrChange>
          </w:rPr>
          <w:t>Open the dataset in Excel and use the Filter tool to identify and remove rows with empty cells in the variables required for the analysis, particularly land-surface elevation and water depth.</w:t>
        </w:r>
      </w:ins>
    </w:p>
    <w:p w14:paraId="76D4DC5C" w14:textId="383C8C3D" w:rsidR="007477BA" w:rsidRPr="006B3CA7" w:rsidRDefault="007477BA" w:rsidP="00E15D2D">
      <w:pPr>
        <w:rPr>
          <w:ins w:id="348" w:author="Paulo Tarso Sanches de Oliveira" w:date="2026-08-19T10:48:00Z" w16du:dateUtc="2026-08-19T14:48:00Z"/>
          <w:rPrChange w:id="349" w:author="Bruno Ken Marchezepe" w:date="2026-08-22T18:59:00Z" w16du:dateUtc="2026-08-22T21:59:00Z">
            <w:rPr>
              <w:ins w:id="350" w:author="Paulo Tarso Sanches de Oliveira" w:date="2026-08-19T10:48:00Z" w16du:dateUtc="2026-08-19T14:48:00Z"/>
              <w:sz w:val="19"/>
            </w:rPr>
          </w:rPrChange>
        </w:rPr>
      </w:pPr>
      <w:ins w:id="351" w:author="Paulo Tarso Sanches de Oliveira" w:date="2026-08-19T10:48:00Z" w16du:dateUtc="2026-08-19T14:48:00Z">
        <w:r w:rsidRPr="006B3CA7">
          <w:rPr>
            <w:rPrChange w:id="352" w:author="Bruno Ken Marchezepe" w:date="2026-08-22T18:59:00Z" w16du:dateUtc="2026-08-22T21:59:00Z">
              <w:rPr>
                <w:sz w:val="19"/>
              </w:rPr>
            </w:rPrChange>
          </w:rPr>
          <w:t>After this step, every remaining well should have the information necessary to calculate its water-table elevation (hydraulic head).</w:t>
        </w:r>
      </w:ins>
    </w:p>
    <w:p w14:paraId="4CDE2CBA" w14:textId="16C487C7" w:rsidR="007477BA" w:rsidRPr="006B3CA7" w:rsidDel="007477BA" w:rsidRDefault="007477BA" w:rsidP="00E15D2D">
      <w:pPr>
        <w:rPr>
          <w:del w:id="353" w:author="Paulo Tarso Sanches de Oliveira" w:date="2026-08-19T10:50:00Z" w16du:dateUtc="2026-08-19T14:50:00Z"/>
          <w:rPrChange w:id="354" w:author="Bruno Ken Marchezepe" w:date="2026-08-22T18:59:00Z" w16du:dateUtc="2026-08-22T21:59:00Z">
            <w:rPr>
              <w:del w:id="355" w:author="Paulo Tarso Sanches de Oliveira" w:date="2026-08-19T10:50:00Z" w16du:dateUtc="2026-08-19T14:50:00Z"/>
              <w:sz w:val="20"/>
            </w:rPr>
          </w:rPrChange>
        </w:rPr>
        <w:pPrChange w:id="356" w:author="Bruno Ken Marchezepe" w:date="2026-08-22T19:25:00Z" w16du:dateUtc="2026-08-22T22:25:00Z">
          <w:pPr/>
        </w:pPrChange>
      </w:pPr>
    </w:p>
    <w:p w14:paraId="3E18E9FB" w14:textId="1BA62DF0" w:rsidR="00F00DA2" w:rsidRPr="006B3CA7" w:rsidRDefault="004008D2" w:rsidP="003154E3">
      <w:pPr>
        <w:ind w:firstLine="0"/>
        <w:jc w:val="center"/>
        <w:rPr>
          <w:rPrChange w:id="357" w:author="Bruno Ken Marchezepe" w:date="2026-08-22T18:59:00Z" w16du:dateUtc="2026-08-22T21:59:00Z">
            <w:rPr>
              <w:sz w:val="20"/>
            </w:rPr>
          </w:rPrChange>
        </w:rPr>
        <w:pPrChange w:id="358" w:author="Bruno Ken Marchezepe" w:date="2026-08-22T20:19:00Z" w16du:dateUtc="2026-08-22T23:19:00Z">
          <w:pPr/>
        </w:pPrChange>
      </w:pPr>
      <w:r w:rsidRPr="006B3CA7">
        <w:rPr>
          <w:noProof/>
          <w:rPrChange w:id="359" w:author="Bruno Ken Marchezepe" w:date="2026-08-22T18:59:00Z" w16du:dateUtc="2026-08-22T21:59:00Z">
            <w:rPr>
              <w:noProof/>
              <w:sz w:val="20"/>
            </w:rPr>
          </w:rPrChange>
        </w:rPr>
        <w:drawing>
          <wp:inline distT="0" distB="0" distL="0" distR="0" wp14:anchorId="513D1BD2" wp14:editId="1570412F">
            <wp:extent cx="3771234" cy="2468880"/>
            <wp:effectExtent l="12700" t="12700" r="13970" b="7620"/>
            <wp:docPr id="1579602639"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602639" name="Imagem 1579602639"/>
                    <pic:cNvPicPr/>
                  </pic:nvPicPr>
                  <pic:blipFill>
                    <a:blip r:embed="rId15"/>
                    <a:stretch>
                      <a:fillRect/>
                    </a:stretch>
                  </pic:blipFill>
                  <pic:spPr>
                    <a:xfrm>
                      <a:off x="0" y="0"/>
                      <a:ext cx="3781712" cy="2475739"/>
                    </a:xfrm>
                    <a:prstGeom prst="rect">
                      <a:avLst/>
                    </a:prstGeom>
                    <a:ln>
                      <a:solidFill>
                        <a:schemeClr val="tx1"/>
                      </a:solidFill>
                    </a:ln>
                  </pic:spPr>
                </pic:pic>
              </a:graphicData>
            </a:graphic>
          </wp:inline>
        </w:drawing>
      </w:r>
    </w:p>
    <w:p w14:paraId="7433FFC8" w14:textId="77777777" w:rsidR="00F00DA2" w:rsidRDefault="00F00DA2" w:rsidP="00E15D2D">
      <w:pPr>
        <w:rPr>
          <w:ins w:id="360" w:author="Bruno Ken Marchezepe" w:date="2026-08-22T20:25:00Z" w16du:dateUtc="2026-08-22T23:25:00Z"/>
        </w:rPr>
      </w:pPr>
    </w:p>
    <w:p w14:paraId="60CFE157" w14:textId="4FB45DC1" w:rsidR="003154E3" w:rsidRPr="00DF2BFB" w:rsidRDefault="003154E3" w:rsidP="003154E3">
      <w:pPr>
        <w:pStyle w:val="Ttulo4"/>
        <w:numPr>
          <w:ilvl w:val="2"/>
          <w:numId w:val="19"/>
        </w:numPr>
        <w:rPr>
          <w:ins w:id="361" w:author="Bruno Ken Marchezepe" w:date="2026-08-22T20:25:00Z" w16du:dateUtc="2026-08-22T23:25:00Z"/>
          <w:color w:val="4F6228" w:themeColor="accent3" w:themeShade="80"/>
        </w:rPr>
      </w:pPr>
      <w:ins w:id="362" w:author="Bruno Ken Marchezepe" w:date="2026-08-22T20:25:00Z" w16du:dateUtc="2026-08-22T23:25:00Z">
        <w:r>
          <w:rPr>
            <w:color w:val="4F6228" w:themeColor="accent3" w:themeShade="80"/>
          </w:rPr>
          <w:t>Filtering unconfined wells</w:t>
        </w:r>
      </w:ins>
    </w:p>
    <w:p w14:paraId="73DFC239" w14:textId="21242633" w:rsidR="003154E3" w:rsidRPr="006B3CA7" w:rsidDel="003154E3" w:rsidRDefault="003154E3" w:rsidP="00E15D2D">
      <w:pPr>
        <w:rPr>
          <w:del w:id="363" w:author="Bruno Ken Marchezepe" w:date="2026-08-22T20:25:00Z" w16du:dateUtc="2026-08-22T23:25:00Z"/>
          <w:rPrChange w:id="364" w:author="Bruno Ken Marchezepe" w:date="2026-08-22T18:59:00Z" w16du:dateUtc="2026-08-22T21:59:00Z">
            <w:rPr>
              <w:del w:id="365" w:author="Bruno Ken Marchezepe" w:date="2026-08-22T20:25:00Z" w16du:dateUtc="2026-08-22T23:25:00Z"/>
              <w:sz w:val="20"/>
            </w:rPr>
          </w:rPrChange>
        </w:rPr>
      </w:pPr>
    </w:p>
    <w:p w14:paraId="0AB07544" w14:textId="7DABB8AD" w:rsidR="007477BA" w:rsidRPr="006B3CA7" w:rsidRDefault="004008D2" w:rsidP="00E15D2D">
      <w:pPr>
        <w:rPr>
          <w:ins w:id="366" w:author="Paulo Tarso Sanches de Oliveira" w:date="2026-08-19T10:51:00Z" w16du:dateUtc="2026-08-19T14:51:00Z"/>
          <w:rPrChange w:id="367" w:author="Bruno Ken Marchezepe" w:date="2026-08-22T18:59:00Z" w16du:dateUtc="2026-08-22T21:59:00Z">
            <w:rPr>
              <w:ins w:id="368" w:author="Paulo Tarso Sanches de Oliveira" w:date="2026-08-19T10:51:00Z" w16du:dateUtc="2026-08-19T14:51:00Z"/>
              <w:sz w:val="20"/>
            </w:rPr>
          </w:rPrChange>
        </w:rPr>
      </w:pPr>
      <w:del w:id="369" w:author="Paulo Tarso Sanches de Oliveira" w:date="2026-08-19T10:56:00Z" w16du:dateUtc="2026-08-19T14:56:00Z">
        <w:r w:rsidRPr="006B3CA7" w:rsidDel="007477BA">
          <w:rPr>
            <w:rPrChange w:id="370" w:author="Bruno Ken Marchezepe" w:date="2026-08-22T18:59:00Z" w16du:dateUtc="2026-08-22T21:59:00Z">
              <w:rPr>
                <w:sz w:val="20"/>
              </w:rPr>
            </w:rPrChange>
          </w:rPr>
          <w:delText>In the downloaded files from GGIS, there is a well.ods file with the wells data. Open the file and copy the “Hydrogeology” tab to our new filtered file</w:delText>
        </w:r>
        <w:r w:rsidR="00937AD3" w:rsidRPr="006B3CA7" w:rsidDel="007477BA">
          <w:rPr>
            <w:rPrChange w:id="371" w:author="Bruno Ken Marchezepe" w:date="2026-08-22T18:59:00Z" w16du:dateUtc="2026-08-22T21:59:00Z">
              <w:rPr>
                <w:sz w:val="20"/>
              </w:rPr>
            </w:rPrChange>
          </w:rPr>
          <w:delText xml:space="preserve"> (new tab)</w:delText>
        </w:r>
        <w:r w:rsidRPr="006B3CA7" w:rsidDel="007477BA">
          <w:rPr>
            <w:rPrChange w:id="372" w:author="Bruno Ken Marchezepe" w:date="2026-08-22T18:59:00Z" w16du:dateUtc="2026-08-22T21:59:00Z">
              <w:rPr>
                <w:sz w:val="20"/>
              </w:rPr>
            </w:rPrChange>
          </w:rPr>
          <w:delText>. Use =PROCV() to identify which wells are confined or not, according to well ID. Note: the cell format might not be the same, so in order to the PROCV() function to work, you might have to convert the cells into a number format. The button (</w:delText>
        </w:r>
        <w:r w:rsidRPr="006B3CA7" w:rsidDel="007477BA">
          <w:rPr>
            <w:noProof/>
            <w:rPrChange w:id="373" w:author="Bruno Ken Marchezepe" w:date="2026-08-22T18:59:00Z" w16du:dateUtc="2026-08-22T21:59:00Z">
              <w:rPr>
                <w:noProof/>
                <w:sz w:val="20"/>
              </w:rPr>
            </w:rPrChange>
          </w:rPr>
          <w:drawing>
            <wp:inline distT="0" distB="0" distL="0" distR="0" wp14:anchorId="73E8656C" wp14:editId="7458DD10">
              <wp:extent cx="228600" cy="134815"/>
              <wp:effectExtent l="0" t="0" r="0" b="5080"/>
              <wp:docPr id="1169770441"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770441" name="Imagem 1169770441"/>
                      <pic:cNvPicPr/>
                    </pic:nvPicPr>
                    <pic:blipFill>
                      <a:blip r:embed="rId16"/>
                      <a:stretch>
                        <a:fillRect/>
                      </a:stretch>
                    </pic:blipFill>
                    <pic:spPr>
                      <a:xfrm>
                        <a:off x="0" y="0"/>
                        <a:ext cx="240242" cy="141681"/>
                      </a:xfrm>
                      <a:prstGeom prst="rect">
                        <a:avLst/>
                      </a:prstGeom>
                    </pic:spPr>
                  </pic:pic>
                </a:graphicData>
              </a:graphic>
            </wp:inline>
          </w:drawing>
        </w:r>
        <w:r w:rsidRPr="006B3CA7" w:rsidDel="007477BA">
          <w:rPr>
            <w:rPrChange w:id="374" w:author="Bruno Ken Marchezepe" w:date="2026-08-22T18:59:00Z" w16du:dateUtc="2026-08-22T21:59:00Z">
              <w:rPr>
                <w:sz w:val="20"/>
              </w:rPr>
            </w:rPrChange>
          </w:rPr>
          <w:delText>) is there to help you. Just select all cells from the column with the IDs and this button will show you the option to convert cells to the specific format.</w:delText>
        </w:r>
      </w:del>
      <w:ins w:id="375" w:author="Paulo Tarso Sanches de Oliveira" w:date="2026-08-19T10:51:00Z" w16du:dateUtc="2026-08-19T14:51:00Z">
        <w:r w:rsidR="007477BA" w:rsidRPr="006B3CA7">
          <w:rPr>
            <w:rPrChange w:id="376" w:author="Bruno Ken Marchezepe" w:date="2026-08-22T18:59:00Z" w16du:dateUtc="2026-08-22T21:59:00Z">
              <w:rPr>
                <w:sz w:val="20"/>
              </w:rPr>
            </w:rPrChange>
          </w:rPr>
          <w:t xml:space="preserve">In the files downloaded from G-GIS, you will find a file named well.ods, which contains additional information about the wells. Open the well.ods file and locate the “Hydrogeology” tab. Copy this entire tab into your new filtered Excel file as a new worksheet. We will use this information to determine </w:t>
        </w:r>
      </w:ins>
      <w:ins w:id="377" w:author="Paulo Tarso Sanches de Oliveira" w:date="2026-08-19T10:52:00Z" w16du:dateUtc="2026-08-19T14:52:00Z">
        <w:r w:rsidR="007477BA" w:rsidRPr="006B3CA7">
          <w:rPr>
            <w:rPrChange w:id="378" w:author="Bruno Ken Marchezepe" w:date="2026-08-22T18:59:00Z" w16du:dateUtc="2026-08-22T21:59:00Z">
              <w:rPr>
                <w:sz w:val="20"/>
              </w:rPr>
            </w:rPrChange>
          </w:rPr>
          <w:t>if</w:t>
        </w:r>
      </w:ins>
      <w:ins w:id="379" w:author="Paulo Tarso Sanches de Oliveira" w:date="2026-08-19T10:51:00Z" w16du:dateUtc="2026-08-19T14:51:00Z">
        <w:r w:rsidR="007477BA" w:rsidRPr="006B3CA7">
          <w:rPr>
            <w:rPrChange w:id="380" w:author="Bruno Ken Marchezepe" w:date="2026-08-22T18:59:00Z" w16du:dateUtc="2026-08-22T21:59:00Z">
              <w:rPr>
                <w:sz w:val="20"/>
              </w:rPr>
            </w:rPrChange>
          </w:rPr>
          <w:t xml:space="preserve"> each well is associated with a confined or unconfined aquifer.</w:t>
        </w:r>
      </w:ins>
      <w:ins w:id="381" w:author="Paulo Tarso Sanches de Oliveira" w:date="2026-08-19T10:55:00Z" w16du:dateUtc="2026-08-19T14:55:00Z">
        <w:r w:rsidR="007477BA" w:rsidRPr="006B3CA7">
          <w:rPr>
            <w:rPrChange w:id="382" w:author="Bruno Ken Marchezepe" w:date="2026-08-22T18:59:00Z" w16du:dateUtc="2026-08-22T21:59:00Z">
              <w:rPr>
                <w:sz w:val="20"/>
              </w:rPr>
            </w:rPrChange>
          </w:rPr>
          <w:t xml:space="preserve"> </w:t>
        </w:r>
      </w:ins>
      <w:ins w:id="383" w:author="Paulo Tarso Sanches de Oliveira" w:date="2026-08-19T10:54:00Z" w16du:dateUtc="2026-08-19T14:54:00Z">
        <w:r w:rsidR="007477BA" w:rsidRPr="006B3CA7">
          <w:rPr>
            <w:rPrChange w:id="384" w:author="Bruno Ken Marchezepe" w:date="2026-08-22T18:59:00Z" w16du:dateUtc="2026-08-22T21:59:00Z">
              <w:rPr>
                <w:sz w:val="20"/>
              </w:rPr>
            </w:rPrChange>
          </w:rPr>
          <w:t>T</w:t>
        </w:r>
      </w:ins>
      <w:ins w:id="385" w:author="Paulo Tarso Sanches de Oliveira" w:date="2026-08-19T10:51:00Z" w16du:dateUtc="2026-08-19T14:51:00Z">
        <w:r w:rsidR="007477BA" w:rsidRPr="006B3CA7">
          <w:rPr>
            <w:rPrChange w:id="386" w:author="Bruno Ken Marchezepe" w:date="2026-08-22T18:59:00Z" w16du:dateUtc="2026-08-22T21:59:00Z">
              <w:rPr>
                <w:sz w:val="20"/>
              </w:rPr>
            </w:rPrChange>
          </w:rPr>
          <w:t>o match the wells in your filtered dataset with the information in the Hydrogeology worksheet</w:t>
        </w:r>
      </w:ins>
      <w:ins w:id="387" w:author="Paulo Tarso Sanches de Oliveira" w:date="2026-08-19T10:54:00Z" w16du:dateUtc="2026-08-19T14:54:00Z">
        <w:r w:rsidR="007477BA" w:rsidRPr="006B3CA7">
          <w:rPr>
            <w:rPrChange w:id="388" w:author="Bruno Ken Marchezepe" w:date="2026-08-22T18:59:00Z" w16du:dateUtc="2026-08-22T21:59:00Z">
              <w:rPr>
                <w:sz w:val="20"/>
              </w:rPr>
            </w:rPrChange>
          </w:rPr>
          <w:t>, we can use the =VLOOKUP() function</w:t>
        </w:r>
      </w:ins>
      <w:ins w:id="389" w:author="Paulo Tarso Sanches de Oliveira" w:date="2026-08-19T10:51:00Z" w16du:dateUtc="2026-08-19T14:51:00Z">
        <w:r w:rsidR="007477BA" w:rsidRPr="006B3CA7">
          <w:rPr>
            <w:rPrChange w:id="390" w:author="Bruno Ken Marchezepe" w:date="2026-08-22T18:59:00Z" w16du:dateUtc="2026-08-22T21:59:00Z">
              <w:rPr>
                <w:sz w:val="20"/>
              </w:rPr>
            </w:rPrChange>
          </w:rPr>
          <w:t>. Use the Well ID as the common identifier between the two worksheets.</w:t>
        </w:r>
      </w:ins>
    </w:p>
    <w:p w14:paraId="76975FD1" w14:textId="1CFCE53D" w:rsidR="007477BA" w:rsidRPr="006B3CA7" w:rsidRDefault="007477BA" w:rsidP="00E15D2D">
      <w:pPr>
        <w:rPr>
          <w:ins w:id="391" w:author="Paulo Tarso Sanches de Oliveira" w:date="2026-08-19T10:51:00Z" w16du:dateUtc="2026-08-19T14:51:00Z"/>
          <w:rPrChange w:id="392" w:author="Bruno Ken Marchezepe" w:date="2026-08-22T18:59:00Z" w16du:dateUtc="2026-08-22T21:59:00Z">
            <w:rPr>
              <w:ins w:id="393" w:author="Paulo Tarso Sanches de Oliveira" w:date="2026-08-19T10:51:00Z" w16du:dateUtc="2026-08-19T14:51:00Z"/>
              <w:sz w:val="20"/>
            </w:rPr>
          </w:rPrChange>
        </w:rPr>
      </w:pPr>
      <w:ins w:id="394" w:author="Paulo Tarso Sanches de Oliveira" w:date="2026-08-19T10:51:00Z" w16du:dateUtc="2026-08-19T14:51:00Z">
        <w:r w:rsidRPr="003154E3">
          <w:rPr>
            <w:b/>
            <w:bCs/>
            <w:color w:val="4F6228" w:themeColor="accent3" w:themeShade="80"/>
            <w:rPrChange w:id="395" w:author="Bruno Ken Marchezepe" w:date="2026-08-22T20:22:00Z" w16du:dateUtc="2026-08-22T23:22:00Z">
              <w:rPr>
                <w:sz w:val="20"/>
              </w:rPr>
            </w:rPrChange>
          </w:rPr>
          <w:t>Important:</w:t>
        </w:r>
        <w:r w:rsidRPr="003154E3">
          <w:rPr>
            <w:color w:val="4F6228" w:themeColor="accent3" w:themeShade="80"/>
            <w:rPrChange w:id="396" w:author="Bruno Ken Marchezepe" w:date="2026-08-22T20:22:00Z" w16du:dateUtc="2026-08-22T23:22:00Z">
              <w:rPr>
                <w:sz w:val="20"/>
              </w:rPr>
            </w:rPrChange>
          </w:rPr>
          <w:t xml:space="preserve"> </w:t>
        </w:r>
        <w:r w:rsidRPr="006B3CA7">
          <w:rPr>
            <w:rPrChange w:id="397" w:author="Bruno Ken Marchezepe" w:date="2026-08-22T18:59:00Z" w16du:dateUtc="2026-08-22T21:59:00Z">
              <w:rPr>
                <w:sz w:val="20"/>
              </w:rPr>
            </w:rPrChange>
          </w:rPr>
          <w:t>The Well ID columns in the two worksheets must have the same data format for VLOOKUP() to work correctly. For example, if the IDs are stored as numbers in one worksheet but as text in the other, Excel may not recognize them as matching.</w:t>
        </w:r>
      </w:ins>
      <w:ins w:id="398" w:author="Paulo Tarso Sanches de Oliveira" w:date="2026-08-19T10:55:00Z" w16du:dateUtc="2026-08-19T14:55:00Z">
        <w:r w:rsidRPr="006B3CA7">
          <w:rPr>
            <w:rPrChange w:id="399" w:author="Bruno Ken Marchezepe" w:date="2026-08-22T18:59:00Z" w16du:dateUtc="2026-08-22T21:59:00Z">
              <w:rPr>
                <w:sz w:val="20"/>
              </w:rPr>
            </w:rPrChange>
          </w:rPr>
          <w:t xml:space="preserve"> </w:t>
        </w:r>
      </w:ins>
      <w:ins w:id="400" w:author="Paulo Tarso Sanches de Oliveira" w:date="2026-08-19T10:51:00Z" w16du:dateUtc="2026-08-19T14:51:00Z">
        <w:r w:rsidRPr="006B3CA7">
          <w:rPr>
            <w:rPrChange w:id="401" w:author="Bruno Ken Marchezepe" w:date="2026-08-22T18:59:00Z" w16du:dateUtc="2026-08-22T21:59:00Z">
              <w:rPr>
                <w:sz w:val="20"/>
              </w:rPr>
            </w:rPrChange>
          </w:rPr>
          <w:t>If necessary, convert the Well ID cells to Number format. Select all the cells in the Well ID column. If Excel displays a warning icon next to the selected cells, click it and choose “Convert to Number.”</w:t>
        </w:r>
      </w:ins>
    </w:p>
    <w:p w14:paraId="14CDD152" w14:textId="4E7F1749" w:rsidR="007477BA" w:rsidRPr="006B3CA7" w:rsidRDefault="007477BA" w:rsidP="00E15D2D">
      <w:pPr>
        <w:rPr>
          <w:ins w:id="402" w:author="Paulo Tarso Sanches de Oliveira" w:date="2026-08-19T10:56:00Z" w16du:dateUtc="2026-08-19T14:56:00Z"/>
          <w:rPrChange w:id="403" w:author="Bruno Ken Marchezepe" w:date="2026-08-22T18:59:00Z" w16du:dateUtc="2026-08-22T21:59:00Z">
            <w:rPr>
              <w:ins w:id="404" w:author="Paulo Tarso Sanches de Oliveira" w:date="2026-08-19T10:56:00Z" w16du:dateUtc="2026-08-19T14:56:00Z"/>
              <w:sz w:val="20"/>
            </w:rPr>
          </w:rPrChange>
        </w:rPr>
      </w:pPr>
      <w:ins w:id="405" w:author="Paulo Tarso Sanches de Oliveira" w:date="2026-08-19T10:51:00Z" w16du:dateUtc="2026-08-19T14:51:00Z">
        <w:r w:rsidRPr="006B3CA7">
          <w:rPr>
            <w:rPrChange w:id="406" w:author="Bruno Ken Marchezepe" w:date="2026-08-22T18:59:00Z" w16du:dateUtc="2026-08-22T21:59:00Z">
              <w:rPr>
                <w:sz w:val="20"/>
              </w:rPr>
            </w:rPrChange>
          </w:rPr>
          <w:t>Once the Well IDs have the same format in both worksheets, use VLOOKUP() to retrieve the hydrogeologic/aquifer information for each well. You can then identify and remove the wells associated with confined aquifers, keeping only the wells appropriate for our water-table mapping activity.</w:t>
        </w:r>
      </w:ins>
    </w:p>
    <w:p w14:paraId="0D6B0603" w14:textId="77777777" w:rsidR="007477BA" w:rsidRPr="006B3CA7" w:rsidRDefault="007477BA" w:rsidP="00E15D2D">
      <w:pPr>
        <w:rPr>
          <w:rPrChange w:id="407" w:author="Bruno Ken Marchezepe" w:date="2026-08-22T18:59:00Z" w16du:dateUtc="2026-08-22T21:59:00Z">
            <w:rPr>
              <w:sz w:val="20"/>
            </w:rPr>
          </w:rPrChange>
        </w:rPr>
      </w:pPr>
    </w:p>
    <w:p w14:paraId="7CA10B53" w14:textId="19D62914" w:rsidR="00937AD3" w:rsidRPr="006B3CA7" w:rsidRDefault="00937AD3" w:rsidP="00E15D2D">
      <w:pPr>
        <w:rPr>
          <w:rPrChange w:id="408" w:author="Bruno Ken Marchezepe" w:date="2026-08-22T18:59:00Z" w16du:dateUtc="2026-08-22T21:59:00Z">
            <w:rPr>
              <w:sz w:val="20"/>
            </w:rPr>
          </w:rPrChange>
        </w:rPr>
      </w:pPr>
      <w:r w:rsidRPr="006B3CA7">
        <w:rPr>
          <w:noProof/>
          <w:rPrChange w:id="409" w:author="Bruno Ken Marchezepe" w:date="2026-08-22T18:59:00Z" w16du:dateUtc="2026-08-22T21:59:00Z">
            <w:rPr>
              <w:noProof/>
              <w:sz w:val="20"/>
            </w:rPr>
          </w:rPrChange>
        </w:rPr>
        <w:lastRenderedPageBreak/>
        <w:drawing>
          <wp:inline distT="0" distB="0" distL="0" distR="0" wp14:anchorId="47F2A41B" wp14:editId="268254BD">
            <wp:extent cx="5379720" cy="2854457"/>
            <wp:effectExtent l="12700" t="12700" r="17780" b="15875"/>
            <wp:docPr id="1664990375"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990375" name="Imagem 1664990375"/>
                    <pic:cNvPicPr/>
                  </pic:nvPicPr>
                  <pic:blipFill>
                    <a:blip r:embed="rId17"/>
                    <a:stretch>
                      <a:fillRect/>
                    </a:stretch>
                  </pic:blipFill>
                  <pic:spPr>
                    <a:xfrm>
                      <a:off x="0" y="0"/>
                      <a:ext cx="5407869" cy="2869393"/>
                    </a:xfrm>
                    <a:prstGeom prst="rect">
                      <a:avLst/>
                    </a:prstGeom>
                    <a:ln>
                      <a:solidFill>
                        <a:schemeClr val="tx1"/>
                      </a:solidFill>
                    </a:ln>
                  </pic:spPr>
                </pic:pic>
              </a:graphicData>
            </a:graphic>
          </wp:inline>
        </w:drawing>
      </w:r>
    </w:p>
    <w:p w14:paraId="5C92394E" w14:textId="77777777" w:rsidR="007477BA" w:rsidRPr="006B3CA7" w:rsidRDefault="00937AD3" w:rsidP="00E15D2D">
      <w:pPr>
        <w:rPr>
          <w:ins w:id="410" w:author="Paulo Tarso Sanches de Oliveira" w:date="2026-08-19T10:57:00Z" w16du:dateUtc="2026-08-19T14:57:00Z"/>
          <w:rPrChange w:id="411" w:author="Bruno Ken Marchezepe" w:date="2026-08-22T18:59:00Z" w16du:dateUtc="2026-08-22T21:59:00Z">
            <w:rPr>
              <w:ins w:id="412" w:author="Paulo Tarso Sanches de Oliveira" w:date="2026-08-19T10:57:00Z" w16du:dateUtc="2026-08-19T14:57:00Z"/>
              <w:sz w:val="20"/>
            </w:rPr>
          </w:rPrChange>
        </w:rPr>
      </w:pPr>
      <w:del w:id="413" w:author="Paulo Tarso Sanches de Oliveira" w:date="2026-08-19T10:57:00Z" w16du:dateUtc="2026-08-19T14:57:00Z">
        <w:r w:rsidRPr="006B3CA7" w:rsidDel="007477BA">
          <w:rPr>
            <w:rPrChange w:id="414" w:author="Bruno Ken Marchezepe" w:date="2026-08-22T18:59:00Z" w16du:dateUtc="2026-08-22T21:59:00Z">
              <w:rPr>
                <w:sz w:val="20"/>
              </w:rPr>
            </w:rPrChange>
          </w:rPr>
          <w:delText xml:space="preserve">You can copy and paste only the values in the column of confinement status, and exclude the added tab, so that the file becomes easier to work with. </w:delText>
        </w:r>
        <w:r w:rsidR="004008D2" w:rsidRPr="006B3CA7" w:rsidDel="007477BA">
          <w:rPr>
            <w:rPrChange w:id="415" w:author="Bruno Ken Marchezepe" w:date="2026-08-22T18:59:00Z" w16du:dateUtc="2026-08-22T21:59:00Z">
              <w:rPr>
                <w:sz w:val="20"/>
              </w:rPr>
            </w:rPrChange>
          </w:rPr>
          <w:delText xml:space="preserve">After </w:delText>
        </w:r>
        <w:r w:rsidRPr="006B3CA7" w:rsidDel="007477BA">
          <w:rPr>
            <w:rPrChange w:id="416" w:author="Bruno Ken Marchezepe" w:date="2026-08-22T18:59:00Z" w16du:dateUtc="2026-08-22T21:59:00Z">
              <w:rPr>
                <w:sz w:val="20"/>
              </w:rPr>
            </w:rPrChange>
          </w:rPr>
          <w:delText>excluding the confined wells, and keeping</w:delText>
        </w:r>
        <w:r w:rsidR="004008D2" w:rsidRPr="006B3CA7" w:rsidDel="007477BA">
          <w:rPr>
            <w:rPrChange w:id="417" w:author="Bruno Ken Marchezepe" w:date="2026-08-22T18:59:00Z" w16du:dateUtc="2026-08-22T21:59:00Z">
              <w:rPr>
                <w:sz w:val="20"/>
              </w:rPr>
            </w:rPrChange>
          </w:rPr>
          <w:delText xml:space="preserve"> only unconfined </w:delText>
        </w:r>
        <w:r w:rsidRPr="006B3CA7" w:rsidDel="007477BA">
          <w:rPr>
            <w:rPrChange w:id="418" w:author="Bruno Ken Marchezepe" w:date="2026-08-22T18:59:00Z" w16du:dateUtc="2026-08-22T21:59:00Z">
              <w:rPr>
                <w:sz w:val="20"/>
              </w:rPr>
            </w:rPrChange>
          </w:rPr>
          <w:delText>wells, we are ready for ArcGIS!</w:delText>
        </w:r>
      </w:del>
    </w:p>
    <w:p w14:paraId="0BCC3101" w14:textId="60D8145E" w:rsidR="007477BA" w:rsidRPr="006B3CA7" w:rsidRDefault="007477BA" w:rsidP="00E15D2D">
      <w:pPr>
        <w:rPr>
          <w:ins w:id="419" w:author="Paulo Tarso Sanches de Oliveira" w:date="2026-08-19T10:57:00Z" w16du:dateUtc="2026-08-19T14:57:00Z"/>
          <w:rPrChange w:id="420" w:author="Bruno Ken Marchezepe" w:date="2026-08-22T18:59:00Z" w16du:dateUtc="2026-08-22T21:59:00Z">
            <w:rPr>
              <w:ins w:id="421" w:author="Paulo Tarso Sanches de Oliveira" w:date="2026-08-19T10:57:00Z" w16du:dateUtc="2026-08-19T14:57:00Z"/>
              <w:sz w:val="20"/>
            </w:rPr>
          </w:rPrChange>
        </w:rPr>
      </w:pPr>
      <w:ins w:id="422" w:author="Paulo Tarso Sanches de Oliveira" w:date="2026-08-19T10:57:00Z" w16du:dateUtc="2026-08-19T14:57:00Z">
        <w:r w:rsidRPr="006B3CA7">
          <w:rPr>
            <w:rFonts w:hint="eastAsia"/>
            <w:rPrChange w:id="423" w:author="Bruno Ken Marchezepe" w:date="2026-08-22T18:59:00Z" w16du:dateUtc="2026-08-22T21:59:00Z">
              <w:rPr>
                <w:rFonts w:hint="eastAsia"/>
                <w:sz w:val="20"/>
              </w:rPr>
            </w:rPrChange>
          </w:rPr>
          <w:t xml:space="preserve">Once you have identified the confinement status of each well, copy the entire column and use </w:t>
        </w:r>
        <w:r w:rsidRPr="003154E3">
          <w:rPr>
            <w:rFonts w:hint="eastAsia"/>
            <w:b/>
            <w:bCs/>
            <w:rPrChange w:id="424" w:author="Bruno Ken Marchezepe" w:date="2026-08-22T20:25:00Z" w16du:dateUtc="2026-08-22T23:25:00Z">
              <w:rPr>
                <w:rFonts w:hint="eastAsia"/>
                <w:sz w:val="20"/>
              </w:rPr>
            </w:rPrChange>
          </w:rPr>
          <w:t xml:space="preserve">Paste Special </w:t>
        </w:r>
        <w:r w:rsidRPr="003154E3">
          <w:rPr>
            <w:rFonts w:hint="eastAsia"/>
            <w:b/>
            <w:bCs/>
            <w:rPrChange w:id="425" w:author="Bruno Ken Marchezepe" w:date="2026-08-22T20:25:00Z" w16du:dateUtc="2026-08-22T23:25:00Z">
              <w:rPr>
                <w:rFonts w:hint="eastAsia"/>
                <w:sz w:val="20"/>
              </w:rPr>
            </w:rPrChange>
          </w:rPr>
          <w:t>→</w:t>
        </w:r>
        <w:r w:rsidRPr="003154E3">
          <w:rPr>
            <w:rFonts w:hint="eastAsia"/>
            <w:b/>
            <w:bCs/>
            <w:rPrChange w:id="426" w:author="Bruno Ken Marchezepe" w:date="2026-08-22T20:25:00Z" w16du:dateUtc="2026-08-22T23:25:00Z">
              <w:rPr>
                <w:rFonts w:hint="eastAsia"/>
                <w:sz w:val="20"/>
              </w:rPr>
            </w:rPrChange>
          </w:rPr>
          <w:t xml:space="preserve"> Values</w:t>
        </w:r>
        <w:r w:rsidRPr="006B3CA7">
          <w:rPr>
            <w:rFonts w:hint="eastAsia"/>
            <w:rPrChange w:id="427" w:author="Bruno Ken Marchezepe" w:date="2026-08-22T18:59:00Z" w16du:dateUtc="2026-08-22T21:59:00Z">
              <w:rPr>
                <w:rFonts w:hint="eastAsia"/>
                <w:sz w:val="20"/>
              </w:rPr>
            </w:rPrChange>
          </w:rPr>
          <w:t xml:space="preserve"> to paste only the results. This removes the VLOOKUP() formulas while keeping the confinement information in your dataset.</w:t>
        </w:r>
      </w:ins>
    </w:p>
    <w:p w14:paraId="6A620E34" w14:textId="77777777" w:rsidR="007477BA" w:rsidRPr="006B3CA7" w:rsidRDefault="007477BA" w:rsidP="00E15D2D">
      <w:pPr>
        <w:rPr>
          <w:ins w:id="428" w:author="Paulo Tarso Sanches de Oliveira" w:date="2026-08-19T10:57:00Z" w16du:dateUtc="2026-08-19T14:57:00Z"/>
          <w:rPrChange w:id="429" w:author="Bruno Ken Marchezepe" w:date="2026-08-22T18:59:00Z" w16du:dateUtc="2026-08-22T21:59:00Z">
            <w:rPr>
              <w:ins w:id="430" w:author="Paulo Tarso Sanches de Oliveira" w:date="2026-08-19T10:57:00Z" w16du:dateUtc="2026-08-19T14:57:00Z"/>
              <w:sz w:val="20"/>
            </w:rPr>
          </w:rPrChange>
        </w:rPr>
      </w:pPr>
      <w:ins w:id="431" w:author="Paulo Tarso Sanches de Oliveira" w:date="2026-08-19T10:57:00Z" w16du:dateUtc="2026-08-19T14:57:00Z">
        <w:r w:rsidRPr="006B3CA7">
          <w:rPr>
            <w:rPrChange w:id="432" w:author="Bruno Ken Marchezepe" w:date="2026-08-22T18:59:00Z" w16du:dateUtc="2026-08-22T21:59:00Z">
              <w:rPr>
                <w:sz w:val="20"/>
              </w:rPr>
            </w:rPrChange>
          </w:rPr>
          <w:t>After pasting the values, you can delete the additional “Hydrogeology” worksheet, since it is no longer needed. This will keep your file simpler and easier to work with.</w:t>
        </w:r>
      </w:ins>
    </w:p>
    <w:p w14:paraId="654CA4CD" w14:textId="77777777" w:rsidR="007477BA" w:rsidRPr="006B3CA7" w:rsidRDefault="007477BA" w:rsidP="00E15D2D">
      <w:pPr>
        <w:rPr>
          <w:ins w:id="433" w:author="Paulo Tarso Sanches de Oliveira" w:date="2026-08-19T10:57:00Z" w16du:dateUtc="2026-08-19T14:57:00Z"/>
          <w:rPrChange w:id="434" w:author="Bruno Ken Marchezepe" w:date="2026-08-22T18:59:00Z" w16du:dateUtc="2026-08-22T21:59:00Z">
            <w:rPr>
              <w:ins w:id="435" w:author="Paulo Tarso Sanches de Oliveira" w:date="2026-08-19T10:57:00Z" w16du:dateUtc="2026-08-19T14:57:00Z"/>
              <w:sz w:val="20"/>
            </w:rPr>
          </w:rPrChange>
        </w:rPr>
      </w:pPr>
      <w:ins w:id="436" w:author="Paulo Tarso Sanches de Oliveira" w:date="2026-08-19T10:57:00Z" w16du:dateUtc="2026-08-19T14:57:00Z">
        <w:r w:rsidRPr="006B3CA7">
          <w:rPr>
            <w:rPrChange w:id="437" w:author="Bruno Ken Marchezepe" w:date="2026-08-22T18:59:00Z" w16du:dateUtc="2026-08-22T21:59:00Z">
              <w:rPr>
                <w:sz w:val="20"/>
              </w:rPr>
            </w:rPrChange>
          </w:rPr>
          <w:t>Finally, filter the confinement status column and remove all wells classified as confined. Your final dataset should contain only unconfined wells with the required elevation and water-depth information.</w:t>
        </w:r>
      </w:ins>
    </w:p>
    <w:p w14:paraId="290A746F" w14:textId="70ADA51F" w:rsidR="007477BA" w:rsidRPr="006B3CA7" w:rsidRDefault="007477BA" w:rsidP="00E15D2D">
      <w:pPr>
        <w:rPr>
          <w:ins w:id="438" w:author="Paulo Tarso Sanches de Oliveira" w:date="2026-08-19T10:57:00Z" w16du:dateUtc="2026-08-19T14:57:00Z"/>
          <w:rPrChange w:id="439" w:author="Bruno Ken Marchezepe" w:date="2026-08-22T18:59:00Z" w16du:dateUtc="2026-08-22T21:59:00Z">
            <w:rPr>
              <w:ins w:id="440" w:author="Paulo Tarso Sanches de Oliveira" w:date="2026-08-19T10:57:00Z" w16du:dateUtc="2026-08-19T14:57:00Z"/>
              <w:sz w:val="20"/>
            </w:rPr>
          </w:rPrChange>
        </w:rPr>
      </w:pPr>
      <w:ins w:id="441" w:author="Paulo Tarso Sanches de Oliveira" w:date="2026-08-19T10:57:00Z" w16du:dateUtc="2026-08-19T14:57:00Z">
        <w:r w:rsidRPr="006B3CA7">
          <w:rPr>
            <w:rPrChange w:id="442" w:author="Bruno Ken Marchezepe" w:date="2026-08-22T18:59:00Z" w16du:dateUtc="2026-08-22T21:59:00Z">
              <w:rPr>
                <w:sz w:val="20"/>
              </w:rPr>
            </w:rPrChange>
          </w:rPr>
          <w:t>Now your groundwater-well dataset is cleaned and ready to be imported into ArcGIS!</w:t>
        </w:r>
      </w:ins>
    </w:p>
    <w:p w14:paraId="1BA0E90C" w14:textId="3ECB4806" w:rsidR="003154E3" w:rsidRDefault="003154E3">
      <w:pPr>
        <w:spacing w:after="200"/>
        <w:ind w:firstLine="0"/>
        <w:jc w:val="left"/>
        <w:rPr>
          <w:ins w:id="443" w:author="Bruno Ken Marchezepe" w:date="2026-08-22T20:26:00Z" w16du:dateUtc="2026-08-22T23:26:00Z"/>
        </w:rPr>
      </w:pPr>
      <w:ins w:id="444" w:author="Bruno Ken Marchezepe" w:date="2026-08-22T20:26:00Z" w16du:dateUtc="2026-08-22T23:26:00Z">
        <w:r>
          <w:br w:type="page"/>
        </w:r>
      </w:ins>
    </w:p>
    <w:p w14:paraId="1796EDDE" w14:textId="77777777" w:rsidR="007477BA" w:rsidRPr="006B3CA7" w:rsidDel="0057352D" w:rsidRDefault="007477BA" w:rsidP="00E15D2D">
      <w:pPr>
        <w:rPr>
          <w:del w:id="445" w:author="Paulo Tarso Sanches de Oliveira" w:date="2026-08-19T10:58:00Z" w16du:dateUtc="2026-08-19T14:58:00Z"/>
          <w:rPrChange w:id="446" w:author="Bruno Ken Marchezepe" w:date="2026-08-22T18:59:00Z" w16du:dateUtc="2026-08-22T21:59:00Z">
            <w:rPr>
              <w:del w:id="447" w:author="Paulo Tarso Sanches de Oliveira" w:date="2026-08-19T10:58:00Z" w16du:dateUtc="2026-08-19T14:58:00Z"/>
              <w:sz w:val="20"/>
            </w:rPr>
          </w:rPrChange>
        </w:rPr>
        <w:pPrChange w:id="448" w:author="Bruno Ken Marchezepe" w:date="2026-08-22T19:25:00Z" w16du:dateUtc="2026-08-22T22:25:00Z">
          <w:pPr/>
        </w:pPrChange>
      </w:pPr>
    </w:p>
    <w:p w14:paraId="31180F17" w14:textId="05C10C08" w:rsidR="004008D2" w:rsidRPr="006B3CA7" w:rsidDel="003154E3" w:rsidRDefault="004008D2" w:rsidP="00E15D2D">
      <w:pPr>
        <w:rPr>
          <w:del w:id="449" w:author="Bruno Ken Marchezepe" w:date="2026-08-22T20:26:00Z" w16du:dateUtc="2026-08-22T23:26:00Z"/>
          <w:rPrChange w:id="450" w:author="Bruno Ken Marchezepe" w:date="2026-08-22T18:59:00Z" w16du:dateUtc="2026-08-22T21:59:00Z">
            <w:rPr>
              <w:del w:id="451" w:author="Bruno Ken Marchezepe" w:date="2026-08-22T20:26:00Z" w16du:dateUtc="2026-08-22T23:26:00Z"/>
              <w:sz w:val="20"/>
            </w:rPr>
          </w:rPrChange>
        </w:rPr>
      </w:pPr>
    </w:p>
    <w:p w14:paraId="2B5D9F62" w14:textId="110B1EF3" w:rsidR="0032219D" w:rsidRPr="003154E3" w:rsidRDefault="002C69D6" w:rsidP="003154E3">
      <w:pPr>
        <w:pStyle w:val="Ttulo2"/>
        <w:rPr>
          <w:rPrChange w:id="452" w:author="Bruno Ken Marchezepe" w:date="2026-08-22T20:22:00Z" w16du:dateUtc="2026-08-22T23:22:00Z">
            <w:rPr>
              <w:highlight w:val="yellow"/>
            </w:rPr>
          </w:rPrChange>
        </w:rPr>
        <w:pPrChange w:id="453" w:author="Bruno Ken Marchezepe" w:date="2026-08-22T20:20:00Z" w16du:dateUtc="2026-08-22T23:20:00Z">
          <w:pPr/>
        </w:pPrChange>
      </w:pPr>
      <w:del w:id="454" w:author="Bruno Ken Marchezepe" w:date="2026-08-22T20:20:00Z" w16du:dateUtc="2026-08-22T23:20:00Z">
        <w:r w:rsidRPr="003154E3" w:rsidDel="003154E3">
          <w:rPr>
            <w:rPrChange w:id="455" w:author="Bruno Ken Marchezepe" w:date="2026-08-22T20:22:00Z" w16du:dateUtc="2026-08-22T23:22:00Z">
              <w:rPr>
                <w:b/>
                <w:color w:val="1A5276"/>
                <w:highlight w:val="yellow"/>
              </w:rPr>
            </w:rPrChange>
          </w:rPr>
          <w:delText xml:space="preserve">5. </w:delText>
        </w:r>
      </w:del>
      <w:r w:rsidRPr="003154E3">
        <w:rPr>
          <w:rPrChange w:id="456" w:author="Bruno Ken Marchezepe" w:date="2026-08-22T20:22:00Z" w16du:dateUtc="2026-08-22T23:22:00Z">
            <w:rPr>
              <w:b/>
              <w:color w:val="1A5276"/>
              <w:highlight w:val="yellow"/>
            </w:rPr>
          </w:rPrChange>
        </w:rPr>
        <w:t xml:space="preserve">Loading and Processing Data in </w:t>
      </w:r>
      <w:r w:rsidR="00845AA8" w:rsidRPr="003154E3">
        <w:rPr>
          <w:rPrChange w:id="457" w:author="Bruno Ken Marchezepe" w:date="2026-08-22T20:22:00Z" w16du:dateUtc="2026-08-22T23:22:00Z">
            <w:rPr>
              <w:b/>
              <w:color w:val="1A5276"/>
              <w:highlight w:val="yellow"/>
            </w:rPr>
          </w:rPrChange>
        </w:rPr>
        <w:t>ArcGIS</w:t>
      </w:r>
    </w:p>
    <w:p w14:paraId="33470DB7" w14:textId="19A26913" w:rsidR="003154E3" w:rsidRPr="006B3CA7" w:rsidRDefault="002C69D6" w:rsidP="00E15D2D">
      <w:pPr>
        <w:rPr>
          <w:sz w:val="32"/>
          <w:rPrChange w:id="458" w:author="Bruno Ken Marchezepe" w:date="2026-08-22T18:59:00Z" w16du:dateUtc="2026-08-22T21:59:00Z">
            <w:rPr/>
          </w:rPrChange>
        </w:rPr>
      </w:pPr>
      <w:r w:rsidRPr="003154E3">
        <w:rPr>
          <w:rPrChange w:id="459" w:author="Bruno Ken Marchezepe" w:date="2026-08-22T20:22:00Z" w16du:dateUtc="2026-08-22T23:22:00Z">
            <w:rPr>
              <w:sz w:val="20"/>
              <w:highlight w:val="yellow"/>
            </w:rPr>
          </w:rPrChange>
        </w:rPr>
        <w:t xml:space="preserve">Launch </w:t>
      </w:r>
      <w:r w:rsidR="0062447C" w:rsidRPr="003154E3">
        <w:rPr>
          <w:rPrChange w:id="460" w:author="Bruno Ken Marchezepe" w:date="2026-08-22T20:22:00Z" w16du:dateUtc="2026-08-22T23:22:00Z">
            <w:rPr>
              <w:sz w:val="20"/>
              <w:highlight w:val="yellow"/>
            </w:rPr>
          </w:rPrChange>
        </w:rPr>
        <w:t>ArcGIS</w:t>
      </w:r>
      <w:r w:rsidRPr="003154E3">
        <w:rPr>
          <w:rPrChange w:id="461" w:author="Bruno Ken Marchezepe" w:date="2026-08-22T20:22:00Z" w16du:dateUtc="2026-08-22T23:22:00Z">
            <w:rPr>
              <w:sz w:val="20"/>
              <w:highlight w:val="yellow"/>
            </w:rPr>
          </w:rPrChange>
        </w:rPr>
        <w:t xml:space="preserve"> </w:t>
      </w:r>
      <w:del w:id="462" w:author="Bruno Ken Marchezepe" w:date="2026-08-22T20:21:00Z" w16du:dateUtc="2026-08-22T23:21:00Z">
        <w:r w:rsidRPr="003154E3" w:rsidDel="003154E3">
          <w:rPr>
            <w:rPrChange w:id="463" w:author="Bruno Ken Marchezepe" w:date="2026-08-22T20:22:00Z" w16du:dateUtc="2026-08-22T23:22:00Z">
              <w:rPr>
                <w:sz w:val="20"/>
                <w:highlight w:val="yellow"/>
              </w:rPr>
            </w:rPrChange>
          </w:rPr>
          <w:delText xml:space="preserve">Desktop </w:delText>
        </w:r>
      </w:del>
      <w:ins w:id="464" w:author="Bruno Ken Marchezepe" w:date="2026-08-22T20:21:00Z" w16du:dateUtc="2026-08-22T23:21:00Z">
        <w:r w:rsidR="003154E3" w:rsidRPr="003154E3">
          <w:rPr>
            <w:rPrChange w:id="465" w:author="Bruno Ken Marchezepe" w:date="2026-08-22T20:22:00Z" w16du:dateUtc="2026-08-22T23:22:00Z">
              <w:rPr>
                <w:highlight w:val="yellow"/>
              </w:rPr>
            </w:rPrChange>
          </w:rPr>
          <w:t>Pro</w:t>
        </w:r>
        <w:r w:rsidR="003154E3" w:rsidRPr="003154E3">
          <w:rPr>
            <w:rPrChange w:id="466" w:author="Bruno Ken Marchezepe" w:date="2026-08-22T20:22:00Z" w16du:dateUtc="2026-08-22T23:22:00Z">
              <w:rPr>
                <w:sz w:val="20"/>
                <w:highlight w:val="yellow"/>
              </w:rPr>
            </w:rPrChange>
          </w:rPr>
          <w:t xml:space="preserve"> </w:t>
        </w:r>
      </w:ins>
      <w:r w:rsidRPr="003154E3">
        <w:rPr>
          <w:rPrChange w:id="467" w:author="Bruno Ken Marchezepe" w:date="2026-08-22T20:22:00Z" w16du:dateUtc="2026-08-22T23:22:00Z">
            <w:rPr>
              <w:sz w:val="20"/>
              <w:highlight w:val="yellow"/>
            </w:rPr>
          </w:rPrChange>
        </w:rPr>
        <w:t>(</w:t>
      </w:r>
      <w:del w:id="468" w:author="Bruno Ken Marchezepe" w:date="2026-08-22T20:21:00Z" w16du:dateUtc="2026-08-22T23:21:00Z">
        <w:r w:rsidR="0062447C" w:rsidRPr="003154E3" w:rsidDel="003154E3">
          <w:rPr>
            <w:rPrChange w:id="469" w:author="Bruno Ken Marchezepe" w:date="2026-08-22T20:22:00Z" w16du:dateUtc="2026-08-22T23:22:00Z">
              <w:rPr>
                <w:sz w:val="20"/>
                <w:highlight w:val="yellow"/>
              </w:rPr>
            </w:rPrChange>
          </w:rPr>
          <w:delText>vXXX</w:delText>
        </w:r>
      </w:del>
      <w:ins w:id="470" w:author="Bruno Ken Marchezepe" w:date="2026-08-22T20:21:00Z" w16du:dateUtc="2026-08-22T23:21:00Z">
        <w:r w:rsidR="003154E3" w:rsidRPr="003154E3">
          <w:rPr>
            <w:rPrChange w:id="471" w:author="Bruno Ken Marchezepe" w:date="2026-08-22T20:22:00Z" w16du:dateUtc="2026-08-22T23:22:00Z">
              <w:rPr>
                <w:highlight w:val="yellow"/>
              </w:rPr>
            </w:rPrChange>
          </w:rPr>
          <w:t>3.7.0</w:t>
        </w:r>
      </w:ins>
      <w:r w:rsidRPr="003154E3">
        <w:rPr>
          <w:rPrChange w:id="472" w:author="Bruno Ken Marchezepe" w:date="2026-08-22T20:22:00Z" w16du:dateUtc="2026-08-22T23:22:00Z">
            <w:rPr>
              <w:sz w:val="20"/>
              <w:highlight w:val="yellow"/>
            </w:rPr>
          </w:rPrChange>
        </w:rPr>
        <w:t xml:space="preserve">) and create a new project (New </w:t>
      </w:r>
      <w:del w:id="473" w:author="Bruno Ken Marchezepe" w:date="2026-08-22T20:22:00Z" w16du:dateUtc="2026-08-22T23:22:00Z">
        <w:r w:rsidRPr="003154E3" w:rsidDel="003154E3">
          <w:rPr>
            <w:rPrChange w:id="474" w:author="Bruno Ken Marchezepe" w:date="2026-08-22T20:22:00Z" w16du:dateUtc="2026-08-22T23:22:00Z">
              <w:rPr>
                <w:sz w:val="20"/>
                <w:highlight w:val="yellow"/>
              </w:rPr>
            </w:rPrChange>
          </w:rPr>
          <w:delText>Project</w:delText>
        </w:r>
      </w:del>
      <w:ins w:id="475" w:author="Bruno Ken Marchezepe" w:date="2026-08-22T21:05:00Z" w16du:dateUtc="2026-08-23T00:05:00Z">
        <w:r w:rsidR="00F125D5">
          <w:t>Project</w:t>
        </w:r>
      </w:ins>
      <w:r w:rsidRPr="003154E3">
        <w:rPr>
          <w:rPrChange w:id="476" w:author="Bruno Ken Marchezepe" w:date="2026-08-22T20:22:00Z" w16du:dateUtc="2026-08-22T23:22:00Z">
            <w:rPr>
              <w:sz w:val="20"/>
              <w:highlight w:val="yellow"/>
            </w:rPr>
          </w:rPrChange>
        </w:rPr>
        <w:t>).</w:t>
      </w:r>
      <w:ins w:id="477" w:author="Bruno Ken Marchezepe" w:date="2026-08-23T19:12:00Z" w16du:dateUtc="2026-08-23T22:12:00Z">
        <w:r w:rsidR="00A936B1">
          <w:t xml:space="preserve"> There will appear a blank p</w:t>
        </w:r>
      </w:ins>
      <w:ins w:id="478" w:author="Bruno Ken Marchezepe" w:date="2026-08-23T19:13:00Z" w16du:dateUtc="2026-08-23T22:13:00Z">
        <w:r w:rsidR="00A936B1">
          <w:t>age or a map already in the background.</w:t>
        </w:r>
      </w:ins>
    </w:p>
    <w:p w14:paraId="566A9BF2" w14:textId="6F0756E4" w:rsidR="0032219D" w:rsidRPr="00513E07" w:rsidRDefault="002C69D6" w:rsidP="00513E07">
      <w:pPr>
        <w:pStyle w:val="Ttulo3"/>
        <w:rPr>
          <w:color w:val="4F6228" w:themeColor="accent3" w:themeShade="80"/>
          <w:rPrChange w:id="479" w:author="Bruno Ken Marchezepe" w:date="2026-08-23T21:40:00Z" w16du:dateUtc="2026-08-24T00:40:00Z">
            <w:rPr>
              <w:highlight w:val="yellow"/>
            </w:rPr>
          </w:rPrChange>
        </w:rPr>
        <w:pPrChange w:id="480" w:author="Bruno Ken Marchezepe" w:date="2026-08-23T21:40:00Z" w16du:dateUtc="2026-08-24T00:40:00Z">
          <w:pPr/>
        </w:pPrChange>
      </w:pPr>
      <w:del w:id="481" w:author="Bruno Ken Marchezepe" w:date="2026-08-22T20:26:00Z" w16du:dateUtc="2026-08-22T23:26:00Z">
        <w:r w:rsidRPr="00513E07" w:rsidDel="003154E3">
          <w:rPr>
            <w:color w:val="4F6228" w:themeColor="accent3" w:themeShade="80"/>
            <w:rPrChange w:id="482" w:author="Bruno Ken Marchezepe" w:date="2026-08-23T21:40:00Z" w16du:dateUtc="2026-08-24T00:40:00Z">
              <w:rPr>
                <w:b/>
                <w:color w:val="2874A6"/>
                <w:sz w:val="21"/>
                <w:highlight w:val="yellow"/>
              </w:rPr>
            </w:rPrChange>
          </w:rPr>
          <w:delText xml:space="preserve">5.1 </w:delText>
        </w:r>
      </w:del>
      <w:r w:rsidRPr="00513E07">
        <w:rPr>
          <w:color w:val="4F6228" w:themeColor="accent3" w:themeShade="80"/>
          <w:rPrChange w:id="483" w:author="Bruno Ken Marchezepe" w:date="2026-08-23T21:40:00Z" w16du:dateUtc="2026-08-24T00:40:00Z">
            <w:rPr>
              <w:b/>
              <w:color w:val="2874A6"/>
              <w:sz w:val="21"/>
              <w:highlight w:val="yellow"/>
            </w:rPr>
          </w:rPrChange>
        </w:rPr>
        <w:t xml:space="preserve">Adding </w:t>
      </w:r>
      <w:ins w:id="484" w:author="Bruno Ken Marchezepe" w:date="2026-08-22T20:26:00Z" w16du:dateUtc="2026-08-22T23:26:00Z">
        <w:r w:rsidR="003154E3" w:rsidRPr="00513E07">
          <w:rPr>
            <w:color w:val="4F6228" w:themeColor="accent3" w:themeShade="80"/>
            <w:rPrChange w:id="485" w:author="Bruno Ken Marchezepe" w:date="2026-08-23T21:40:00Z" w16du:dateUtc="2026-08-24T00:40:00Z">
              <w:rPr>
                <w:highlight w:val="yellow"/>
              </w:rPr>
            </w:rPrChange>
          </w:rPr>
          <w:t xml:space="preserve">the </w:t>
        </w:r>
      </w:ins>
      <w:del w:id="486" w:author="Bruno Ken Marchezepe" w:date="2026-08-22T20:26:00Z" w16du:dateUtc="2026-08-22T23:26:00Z">
        <w:r w:rsidRPr="00513E07" w:rsidDel="003154E3">
          <w:rPr>
            <w:color w:val="4F6228" w:themeColor="accent3" w:themeShade="80"/>
            <w:rPrChange w:id="487" w:author="Bruno Ken Marchezepe" w:date="2026-08-23T21:40:00Z" w16du:dateUtc="2026-08-24T00:40:00Z">
              <w:rPr>
                <w:b/>
                <w:color w:val="2874A6"/>
                <w:sz w:val="21"/>
                <w:highlight w:val="yellow"/>
              </w:rPr>
            </w:rPrChange>
          </w:rPr>
          <w:delText>V</w:delText>
        </w:r>
      </w:del>
      <w:ins w:id="488" w:author="Bruno Ken Marchezepe" w:date="2026-08-22T20:26:00Z" w16du:dateUtc="2026-08-22T23:26:00Z">
        <w:r w:rsidR="003154E3" w:rsidRPr="00513E07">
          <w:rPr>
            <w:color w:val="4F6228" w:themeColor="accent3" w:themeShade="80"/>
            <w:rPrChange w:id="489" w:author="Bruno Ken Marchezepe" w:date="2026-08-23T21:40:00Z" w16du:dateUtc="2026-08-24T00:40:00Z">
              <w:rPr>
                <w:highlight w:val="yellow"/>
              </w:rPr>
            </w:rPrChange>
          </w:rPr>
          <w:t>v</w:t>
        </w:r>
      </w:ins>
      <w:r w:rsidRPr="00513E07">
        <w:rPr>
          <w:color w:val="4F6228" w:themeColor="accent3" w:themeShade="80"/>
          <w:rPrChange w:id="490" w:author="Bruno Ken Marchezepe" w:date="2026-08-23T21:40:00Z" w16du:dateUtc="2026-08-24T00:40:00Z">
            <w:rPr>
              <w:b/>
              <w:color w:val="2874A6"/>
              <w:sz w:val="21"/>
              <w:highlight w:val="yellow"/>
            </w:rPr>
          </w:rPrChange>
        </w:rPr>
        <w:t xml:space="preserve">ector </w:t>
      </w:r>
      <w:ins w:id="491" w:author="Bruno Ken Marchezepe" w:date="2026-08-22T20:26:00Z" w16du:dateUtc="2026-08-22T23:26:00Z">
        <w:r w:rsidR="003154E3" w:rsidRPr="00513E07">
          <w:rPr>
            <w:color w:val="4F6228" w:themeColor="accent3" w:themeShade="80"/>
            <w:rPrChange w:id="492" w:author="Bruno Ken Marchezepe" w:date="2026-08-23T21:40:00Z" w16du:dateUtc="2026-08-24T00:40:00Z">
              <w:rPr>
                <w:highlight w:val="yellow"/>
              </w:rPr>
            </w:rPrChange>
          </w:rPr>
          <w:t>l</w:t>
        </w:r>
      </w:ins>
      <w:del w:id="493" w:author="Bruno Ken Marchezepe" w:date="2026-08-22T20:26:00Z" w16du:dateUtc="2026-08-22T23:26:00Z">
        <w:r w:rsidRPr="00513E07" w:rsidDel="003154E3">
          <w:rPr>
            <w:color w:val="4F6228" w:themeColor="accent3" w:themeShade="80"/>
            <w:rPrChange w:id="494" w:author="Bruno Ken Marchezepe" w:date="2026-08-23T21:40:00Z" w16du:dateUtc="2026-08-24T00:40:00Z">
              <w:rPr>
                <w:b/>
                <w:color w:val="2874A6"/>
                <w:sz w:val="21"/>
                <w:highlight w:val="yellow"/>
              </w:rPr>
            </w:rPrChange>
          </w:rPr>
          <w:delText>L</w:delText>
        </w:r>
      </w:del>
      <w:r w:rsidRPr="00513E07">
        <w:rPr>
          <w:color w:val="4F6228" w:themeColor="accent3" w:themeShade="80"/>
          <w:rPrChange w:id="495" w:author="Bruno Ken Marchezepe" w:date="2026-08-23T21:40:00Z" w16du:dateUtc="2026-08-24T00:40:00Z">
            <w:rPr>
              <w:b/>
              <w:color w:val="2874A6"/>
              <w:sz w:val="21"/>
              <w:highlight w:val="yellow"/>
            </w:rPr>
          </w:rPrChange>
        </w:rPr>
        <w:t>ayers:</w:t>
      </w:r>
    </w:p>
    <w:p w14:paraId="52ED79F1" w14:textId="246043DB" w:rsidR="0032219D" w:rsidRPr="00A936B1" w:rsidRDefault="002C69D6" w:rsidP="00A936B1">
      <w:pPr>
        <w:pStyle w:val="PargrafodaLista"/>
        <w:numPr>
          <w:ilvl w:val="0"/>
          <w:numId w:val="22"/>
        </w:numPr>
        <w:rPr>
          <w:rPrChange w:id="496" w:author="Bruno Ken Marchezepe" w:date="2026-08-23T19:13:00Z" w16du:dateUtc="2026-08-23T22:13:00Z">
            <w:rPr>
              <w:highlight w:val="yellow"/>
            </w:rPr>
          </w:rPrChange>
        </w:rPr>
        <w:pPrChange w:id="497" w:author="Bruno Ken Marchezepe" w:date="2026-08-23T19:13:00Z" w16du:dateUtc="2026-08-23T22:13:00Z">
          <w:pPr>
            <w:pStyle w:val="Numerada"/>
          </w:pPr>
        </w:pPrChange>
      </w:pPr>
      <w:r w:rsidRPr="00A936B1">
        <w:rPr>
          <w:rPrChange w:id="498" w:author="Bruno Ken Marchezepe" w:date="2026-08-23T19:13:00Z" w16du:dateUtc="2026-08-23T22:13:00Z">
            <w:rPr>
              <w:sz w:val="19"/>
              <w:highlight w:val="yellow"/>
            </w:rPr>
          </w:rPrChange>
        </w:rPr>
        <w:t xml:space="preserve">Navigate to: </w:t>
      </w:r>
      <w:del w:id="499" w:author="Bruno Ken Marchezepe" w:date="2026-08-23T19:15:00Z" w16du:dateUtc="2026-08-23T22:15:00Z">
        <w:r w:rsidRPr="00A936B1" w:rsidDel="00A936B1">
          <w:rPr>
            <w:b/>
            <w:bCs/>
            <w:rPrChange w:id="500" w:author="Bruno Ken Marchezepe" w:date="2026-08-23T19:16:00Z" w16du:dateUtc="2026-08-23T22:16:00Z">
              <w:rPr>
                <w:sz w:val="19"/>
                <w:highlight w:val="yellow"/>
              </w:rPr>
            </w:rPrChange>
          </w:rPr>
          <w:delText xml:space="preserve">Layer </w:delText>
        </w:r>
      </w:del>
      <w:ins w:id="501" w:author="Bruno Ken Marchezepe" w:date="2026-08-23T19:15:00Z" w16du:dateUtc="2026-08-23T22:15:00Z">
        <w:r w:rsidR="00A936B1" w:rsidRPr="00A936B1">
          <w:rPr>
            <w:b/>
            <w:bCs/>
            <w:rPrChange w:id="502" w:author="Bruno Ken Marchezepe" w:date="2026-08-23T19:16:00Z" w16du:dateUtc="2026-08-23T22:16:00Z">
              <w:rPr/>
            </w:rPrChange>
          </w:rPr>
          <w:t>Map</w:t>
        </w:r>
        <w:r w:rsidR="00A936B1" w:rsidRPr="00A936B1">
          <w:rPr>
            <w:b/>
            <w:bCs/>
            <w:rPrChange w:id="503" w:author="Bruno Ken Marchezepe" w:date="2026-08-23T19:16:00Z" w16du:dateUtc="2026-08-23T22:16:00Z">
              <w:rPr>
                <w:sz w:val="19"/>
                <w:highlight w:val="yellow"/>
              </w:rPr>
            </w:rPrChange>
          </w:rPr>
          <w:t xml:space="preserve"> </w:t>
        </w:r>
      </w:ins>
      <w:r w:rsidRPr="00A936B1">
        <w:rPr>
          <w:b/>
          <w:bCs/>
          <w:rPrChange w:id="504" w:author="Bruno Ken Marchezepe" w:date="2026-08-23T19:16:00Z" w16du:dateUtc="2026-08-23T22:16:00Z">
            <w:rPr>
              <w:sz w:val="19"/>
              <w:highlight w:val="yellow"/>
            </w:rPr>
          </w:rPrChange>
        </w:rPr>
        <w:t xml:space="preserve">→ Add </w:t>
      </w:r>
      <w:del w:id="505" w:author="Bruno Ken Marchezepe" w:date="2026-08-23T19:15:00Z" w16du:dateUtc="2026-08-23T22:15:00Z">
        <w:r w:rsidRPr="00A936B1" w:rsidDel="00A936B1">
          <w:rPr>
            <w:b/>
            <w:bCs/>
            <w:rPrChange w:id="506" w:author="Bruno Ken Marchezepe" w:date="2026-08-23T19:16:00Z" w16du:dateUtc="2026-08-23T22:16:00Z">
              <w:rPr>
                <w:sz w:val="19"/>
                <w:highlight w:val="yellow"/>
              </w:rPr>
            </w:rPrChange>
          </w:rPr>
          <w:delText xml:space="preserve">Layer </w:delText>
        </w:r>
      </w:del>
      <w:ins w:id="507" w:author="Bruno Ken Marchezepe" w:date="2026-08-23T19:15:00Z" w16du:dateUtc="2026-08-23T22:15:00Z">
        <w:r w:rsidR="00A936B1" w:rsidRPr="00A936B1">
          <w:rPr>
            <w:b/>
            <w:bCs/>
            <w:rPrChange w:id="508" w:author="Bruno Ken Marchezepe" w:date="2026-08-23T19:16:00Z" w16du:dateUtc="2026-08-23T22:16:00Z">
              <w:rPr/>
            </w:rPrChange>
          </w:rPr>
          <w:t>Data</w:t>
        </w:r>
        <w:r w:rsidR="00A936B1" w:rsidRPr="00A936B1">
          <w:rPr>
            <w:b/>
            <w:bCs/>
            <w:rPrChange w:id="509" w:author="Bruno Ken Marchezepe" w:date="2026-08-23T19:16:00Z" w16du:dateUtc="2026-08-23T22:16:00Z">
              <w:rPr>
                <w:sz w:val="19"/>
                <w:highlight w:val="yellow"/>
              </w:rPr>
            </w:rPrChange>
          </w:rPr>
          <w:t xml:space="preserve"> </w:t>
        </w:r>
      </w:ins>
      <w:r w:rsidRPr="00A936B1">
        <w:rPr>
          <w:b/>
          <w:bCs/>
          <w:rPrChange w:id="510" w:author="Bruno Ken Marchezepe" w:date="2026-08-23T19:16:00Z" w16du:dateUtc="2026-08-23T22:16:00Z">
            <w:rPr>
              <w:sz w:val="19"/>
              <w:highlight w:val="yellow"/>
            </w:rPr>
          </w:rPrChange>
        </w:rPr>
        <w:t xml:space="preserve">→ </w:t>
      </w:r>
      <w:del w:id="511" w:author="Bruno Ken Marchezepe" w:date="2026-08-23T19:16:00Z" w16du:dateUtc="2026-08-23T22:16:00Z">
        <w:r w:rsidRPr="00A936B1" w:rsidDel="00A936B1">
          <w:rPr>
            <w:b/>
            <w:bCs/>
            <w:rPrChange w:id="512" w:author="Bruno Ken Marchezepe" w:date="2026-08-23T19:16:00Z" w16du:dateUtc="2026-08-23T22:16:00Z">
              <w:rPr>
                <w:sz w:val="19"/>
                <w:highlight w:val="yellow"/>
              </w:rPr>
            </w:rPrChange>
          </w:rPr>
          <w:delText>Add Vector Layer</w:delText>
        </w:r>
      </w:del>
      <w:ins w:id="513" w:author="Bruno Ken Marchezepe" w:date="2026-08-23T19:16:00Z" w16du:dateUtc="2026-08-23T22:16:00Z">
        <w:r w:rsidR="00A936B1" w:rsidRPr="00A936B1">
          <w:rPr>
            <w:b/>
            <w:bCs/>
            <w:rPrChange w:id="514" w:author="Bruno Ken Marchezepe" w:date="2026-08-23T19:16:00Z" w16du:dateUtc="2026-08-23T22:16:00Z">
              <w:rPr/>
            </w:rPrChange>
          </w:rPr>
          <w:t>Browse</w:t>
        </w:r>
      </w:ins>
      <w:del w:id="515" w:author="Bruno Ken Marchezepe" w:date="2026-08-23T19:14:00Z" w16du:dateUtc="2026-08-23T22:14:00Z">
        <w:r w:rsidRPr="00A936B1" w:rsidDel="00A936B1">
          <w:rPr>
            <w:rPrChange w:id="516" w:author="Bruno Ken Marchezepe" w:date="2026-08-23T19:13:00Z" w16du:dateUtc="2026-08-23T22:13:00Z">
              <w:rPr>
                <w:sz w:val="19"/>
                <w:highlight w:val="yellow"/>
              </w:rPr>
            </w:rPrChange>
          </w:rPr>
          <w:delText xml:space="preserve">... </w:delText>
        </w:r>
        <w:r w:rsidRPr="00A936B1" w:rsidDel="00A936B1">
          <w:rPr>
            <w:rPrChange w:id="517" w:author="Bruno Ken Marchezepe" w:date="2026-08-23T19:13:00Z" w16du:dateUtc="2026-08-23T22:13:00Z">
              <w:rPr>
                <w:sz w:val="19"/>
                <w:highlight w:val="yellow"/>
              </w:rPr>
            </w:rPrChange>
          </w:rPr>
          <w:delText>(Ref: Tutorial Fig. 7)</w:delText>
        </w:r>
      </w:del>
    </w:p>
    <w:p w14:paraId="7B6BE305" w14:textId="5A20C8D4" w:rsidR="0032219D" w:rsidRPr="00A936B1" w:rsidDel="00A936B1" w:rsidRDefault="002C69D6" w:rsidP="00A936B1">
      <w:pPr>
        <w:rPr>
          <w:moveFrom w:id="518" w:author="Bruno Ken Marchezepe" w:date="2026-08-23T19:14:00Z" w16du:dateUtc="2026-08-23T22:14:00Z"/>
          <w:rPrChange w:id="519" w:author="Bruno Ken Marchezepe" w:date="2026-08-23T19:13:00Z" w16du:dateUtc="2026-08-23T22:13:00Z">
            <w:rPr>
              <w:moveFrom w:id="520" w:author="Bruno Ken Marchezepe" w:date="2026-08-23T19:14:00Z" w16du:dateUtc="2026-08-23T22:14:00Z"/>
              <w:highlight w:val="yellow"/>
            </w:rPr>
          </w:rPrChange>
        </w:rPr>
        <w:pPrChange w:id="521" w:author="Bruno Ken Marchezepe" w:date="2026-08-23T19:13:00Z" w16du:dateUtc="2026-08-23T22:13:00Z">
          <w:pPr>
            <w:pStyle w:val="Numerada"/>
          </w:pPr>
        </w:pPrChange>
      </w:pPr>
      <w:moveFromRangeStart w:id="522" w:author="Bruno Ken Marchezepe" w:date="2026-08-23T19:14:00Z" w:name="move238404878"/>
      <w:moveFrom w:id="523" w:author="Bruno Ken Marchezepe" w:date="2026-08-23T19:14:00Z" w16du:dateUtc="2026-08-23T22:14:00Z">
        <w:r w:rsidRPr="00A936B1" w:rsidDel="00A936B1">
          <w:rPr>
            <w:rPrChange w:id="524" w:author="Bruno Ken Marchezepe" w:date="2026-08-23T19:13:00Z" w16du:dateUtc="2026-08-23T22:13:00Z">
              <w:rPr>
                <w:sz w:val="19"/>
                <w:highlight w:val="yellow"/>
              </w:rPr>
            </w:rPrChange>
          </w:rPr>
          <w:t>B</w:t>
        </w:r>
        <w:r w:rsidRPr="00A936B1" w:rsidDel="00A936B1">
          <w:rPr>
            <w:rPrChange w:id="525" w:author="Bruno Ken Marchezepe" w:date="2026-08-23T19:13:00Z" w16du:dateUtc="2026-08-23T22:13:00Z">
              <w:rPr>
                <w:sz w:val="19"/>
                <w:highlight w:val="yellow"/>
              </w:rPr>
            </w:rPrChange>
          </w:rPr>
          <w:t>rowse to the working directory and select the shapefiles: contorno_sab.shp, unidade_federacao.shp, and vw_station_spatial_rimas.shp.</w:t>
        </w:r>
      </w:moveFrom>
    </w:p>
    <w:p w14:paraId="410D0C4D" w14:textId="3C0E06C6" w:rsidR="00BC3324" w:rsidRDefault="002C69D6" w:rsidP="00A936B1">
      <w:pPr>
        <w:ind w:firstLine="0"/>
        <w:rPr>
          <w:ins w:id="526" w:author="Bruno Ken Marchezepe" w:date="2026-08-23T19:18:00Z" w16du:dateUtc="2026-08-23T22:18:00Z"/>
        </w:rPr>
      </w:pPr>
      <w:moveFrom w:id="527" w:author="Bruno Ken Marchezepe" w:date="2026-08-23T19:14:00Z" w16du:dateUtc="2026-08-23T22:14:00Z">
        <w:r w:rsidRPr="00A936B1" w:rsidDel="00A936B1">
          <w:rPr>
            <w:rPrChange w:id="528" w:author="Bruno Ken Marchezepe" w:date="2026-08-23T19:13:00Z" w16du:dateUtc="2026-08-23T22:13:00Z">
              <w:rPr>
                <w:sz w:val="19"/>
                <w:highlight w:val="yellow"/>
              </w:rPr>
            </w:rPrChange>
          </w:rPr>
          <w:t>Click Add and close the dialog.</w:t>
        </w:r>
      </w:moveFrom>
      <w:moveFromRangeEnd w:id="522"/>
      <w:ins w:id="529" w:author="Bruno Ken Marchezepe" w:date="2026-08-23T10:34:00Z" w16du:dateUtc="2026-08-23T13:34:00Z">
        <w:r w:rsidR="004738D4">
          <w:rPr>
            <w:noProof/>
            <w:sz w:val="32"/>
          </w:rPr>
          <w:drawing>
            <wp:inline distT="0" distB="0" distL="0" distR="0" wp14:anchorId="7A85B166" wp14:editId="23E3E0EB">
              <wp:extent cx="6309360" cy="3585210"/>
              <wp:effectExtent l="12700" t="12700" r="15240" b="8890"/>
              <wp:docPr id="581507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5073" name="Imagem 5815073"/>
                      <pic:cNvPicPr/>
                    </pic:nvPicPr>
                    <pic:blipFill>
                      <a:blip r:embed="rId18"/>
                      <a:stretch>
                        <a:fillRect/>
                      </a:stretch>
                    </pic:blipFill>
                    <pic:spPr>
                      <a:xfrm>
                        <a:off x="0" y="0"/>
                        <a:ext cx="6309360" cy="3585210"/>
                      </a:xfrm>
                      <a:prstGeom prst="rect">
                        <a:avLst/>
                      </a:prstGeom>
                      <a:ln>
                        <a:solidFill>
                          <a:schemeClr val="tx1"/>
                        </a:solidFill>
                      </a:ln>
                    </pic:spPr>
                  </pic:pic>
                </a:graphicData>
              </a:graphic>
            </wp:inline>
          </w:drawing>
        </w:r>
      </w:ins>
    </w:p>
    <w:p w14:paraId="2E489A6E" w14:textId="184DF41E" w:rsidR="00A936B1" w:rsidRDefault="00A936B1" w:rsidP="00A936B1">
      <w:pPr>
        <w:rPr>
          <w:ins w:id="530" w:author="Bruno Ken Marchezepe" w:date="2026-08-23T19:19:00Z" w16du:dateUtc="2026-08-23T22:19:00Z"/>
        </w:rPr>
        <w:pPrChange w:id="531" w:author="Bruno Ken Marchezepe" w:date="2026-08-23T19:19:00Z" w16du:dateUtc="2026-08-23T22:19:00Z">
          <w:pPr>
            <w:spacing w:after="200"/>
            <w:ind w:firstLine="0"/>
            <w:jc w:val="left"/>
          </w:pPr>
        </w:pPrChange>
      </w:pPr>
      <w:ins w:id="532" w:author="Bruno Ken Marchezepe" w:date="2026-08-23T19:19:00Z" w16du:dateUtc="2026-08-23T22:19:00Z">
        <w:r w:rsidRPr="00A936B1">
          <w:rPr>
            <w:b/>
            <w:bCs/>
            <w:color w:val="4F6228" w:themeColor="accent3" w:themeShade="80"/>
            <w:rPrChange w:id="533" w:author="Bruno Ken Marchezepe" w:date="2026-08-23T19:21:00Z" w16du:dateUtc="2026-08-23T22:21:00Z">
              <w:rPr/>
            </w:rPrChange>
          </w:rPr>
          <w:t>Note:</w:t>
        </w:r>
        <w:r>
          <w:t xml:space="preserve"> You will see that in </w:t>
        </w:r>
        <w:r w:rsidRPr="00A936B1">
          <w:rPr>
            <w:b/>
            <w:bCs/>
            <w:rPrChange w:id="534" w:author="Bruno Ken Marchezepe" w:date="2026-08-23T19:21:00Z" w16du:dateUtc="2026-08-23T22:21:00Z">
              <w:rPr/>
            </w:rPrChange>
          </w:rPr>
          <w:t>Add Data</w:t>
        </w:r>
        <w:r>
          <w:t>, there is an option</w:t>
        </w:r>
      </w:ins>
      <w:ins w:id="535" w:author="Bruno Ken Marchezepe" w:date="2026-08-23T19:20:00Z" w16du:dateUtc="2026-08-23T22:20:00Z">
        <w:r>
          <w:t xml:space="preserve"> of </w:t>
        </w:r>
        <w:r w:rsidRPr="00A936B1">
          <w:rPr>
            <w:b/>
            <w:bCs/>
            <w:rPrChange w:id="536" w:author="Bruno Ken Marchezepe" w:date="2026-08-23T19:21:00Z" w16du:dateUtc="2026-08-23T22:21:00Z">
              <w:rPr/>
            </w:rPrChange>
          </w:rPr>
          <w:t>Points from Table</w:t>
        </w:r>
        <w:r>
          <w:t>,</w:t>
        </w:r>
      </w:ins>
      <w:ins w:id="537" w:author="Bruno Ken Marchezepe" w:date="2026-08-23T19:19:00Z" w16du:dateUtc="2026-08-23T22:19:00Z">
        <w:r>
          <w:t xml:space="preserve"> that we will use in the next steps</w:t>
        </w:r>
      </w:ins>
      <w:ins w:id="538" w:author="Bruno Ken Marchezepe" w:date="2026-08-23T19:20:00Z" w16du:dateUtc="2026-08-23T22:20:00Z">
        <w:r>
          <w:t xml:space="preserve">. You might use this option, but here, we are adding with </w:t>
        </w:r>
        <w:r w:rsidRPr="00A936B1">
          <w:rPr>
            <w:b/>
            <w:bCs/>
            <w:rPrChange w:id="539" w:author="Bruno Ken Marchezepe" w:date="2026-08-23T19:21:00Z" w16du:dateUtc="2026-08-23T22:21:00Z">
              <w:rPr/>
            </w:rPrChange>
          </w:rPr>
          <w:t>Brouse</w:t>
        </w:r>
        <w:r>
          <w:t xml:space="preserve"> just so you to know that you can </w:t>
        </w:r>
      </w:ins>
      <w:ins w:id="540" w:author="Bruno Ken Marchezepe" w:date="2026-08-23T19:21:00Z" w16du:dateUtc="2026-08-23T22:21:00Z">
        <w:r>
          <w:t xml:space="preserve">also </w:t>
        </w:r>
      </w:ins>
      <w:ins w:id="541" w:author="Bruno Ken Marchezepe" w:date="2026-08-23T19:20:00Z" w16du:dateUtc="2026-08-23T22:20:00Z">
        <w:r>
          <w:t xml:space="preserve">add other </w:t>
        </w:r>
      </w:ins>
      <w:ins w:id="542" w:author="Bruno Ken Marchezepe" w:date="2026-08-23T19:21:00Z" w16du:dateUtc="2026-08-23T22:21:00Z">
        <w:r>
          <w:t xml:space="preserve">data </w:t>
        </w:r>
      </w:ins>
      <w:ins w:id="543" w:author="Bruno Ken Marchezepe" w:date="2026-08-23T19:20:00Z" w16du:dateUtc="2026-08-23T22:20:00Z">
        <w:r>
          <w:t>for</w:t>
        </w:r>
      </w:ins>
      <w:ins w:id="544" w:author="Bruno Ken Marchezepe" w:date="2026-08-23T19:21:00Z" w16du:dateUtc="2026-08-23T22:21:00Z">
        <w:r>
          <w:t>mats.</w:t>
        </w:r>
      </w:ins>
    </w:p>
    <w:p w14:paraId="4CC09B0D" w14:textId="67291647" w:rsidR="00A936B1" w:rsidRDefault="00A936B1">
      <w:pPr>
        <w:spacing w:after="200"/>
        <w:ind w:firstLine="0"/>
        <w:jc w:val="left"/>
        <w:rPr>
          <w:ins w:id="545" w:author="Bruno Ken Marchezepe" w:date="2026-08-23T19:18:00Z" w16du:dateUtc="2026-08-23T22:18:00Z"/>
        </w:rPr>
      </w:pPr>
      <w:ins w:id="546" w:author="Bruno Ken Marchezepe" w:date="2026-08-23T19:18:00Z" w16du:dateUtc="2026-08-23T22:18:00Z">
        <w:r>
          <w:br w:type="page"/>
        </w:r>
      </w:ins>
    </w:p>
    <w:p w14:paraId="7C6155F7" w14:textId="23F8A1DD" w:rsidR="00A936B1" w:rsidRPr="00DF2BFB" w:rsidRDefault="00A936B1" w:rsidP="00A936B1">
      <w:pPr>
        <w:pStyle w:val="PargrafodaLista"/>
        <w:numPr>
          <w:ilvl w:val="0"/>
          <w:numId w:val="22"/>
        </w:numPr>
        <w:rPr>
          <w:moveTo w:id="547" w:author="Bruno Ken Marchezepe" w:date="2026-08-23T19:14:00Z" w16du:dateUtc="2026-08-23T22:14:00Z"/>
        </w:rPr>
        <w:pPrChange w:id="548" w:author="Bruno Ken Marchezepe" w:date="2026-08-23T19:14:00Z" w16du:dateUtc="2026-08-23T22:14:00Z">
          <w:pPr/>
        </w:pPrChange>
      </w:pPr>
      <w:moveToRangeStart w:id="549" w:author="Bruno Ken Marchezepe" w:date="2026-08-23T19:14:00Z" w:name="move238404878"/>
      <w:moveTo w:id="550" w:author="Bruno Ken Marchezepe" w:date="2026-08-23T19:14:00Z" w16du:dateUtc="2026-08-23T22:14:00Z">
        <w:r w:rsidRPr="00DF2BFB">
          <w:lastRenderedPageBreak/>
          <w:t xml:space="preserve">Browse to the working directory and select </w:t>
        </w:r>
      </w:moveTo>
      <w:ins w:id="551" w:author="Bruno Ken Marchezepe" w:date="2026-08-23T19:16:00Z" w16du:dateUtc="2026-08-23T22:16:00Z">
        <w:r>
          <w:t xml:space="preserve">our </w:t>
        </w:r>
        <w:r w:rsidRPr="00A936B1">
          <w:rPr>
            <w:i/>
            <w:iCs/>
            <w:rPrChange w:id="552" w:author="Bruno Ken Marchezepe" w:date="2026-08-23T19:16:00Z" w16du:dateUtc="2026-08-23T22:16:00Z">
              <w:rPr/>
            </w:rPrChange>
          </w:rPr>
          <w:t>.csv</w:t>
        </w:r>
        <w:r>
          <w:t xml:space="preserve"> file</w:t>
        </w:r>
      </w:ins>
      <w:ins w:id="553" w:author="Bruno Ken Marchezepe" w:date="2026-08-23T19:17:00Z" w16du:dateUtc="2026-08-23T22:17:00Z">
        <w:r>
          <w:t>. Click “Ok”.</w:t>
        </w:r>
      </w:ins>
      <w:moveTo w:id="554" w:author="Bruno Ken Marchezepe" w:date="2026-08-23T19:14:00Z" w16du:dateUtc="2026-08-23T22:14:00Z">
        <w:del w:id="555" w:author="Bruno Ken Marchezepe" w:date="2026-08-23T19:16:00Z" w16du:dateUtc="2026-08-23T22:16:00Z">
          <w:r w:rsidRPr="00DF2BFB" w:rsidDel="00A936B1">
            <w:delText>the shapefiles: contorno_sab.shp, unidade_federacao.shp, and vw_station_spatial_rimas.shp.</w:delText>
          </w:r>
        </w:del>
      </w:moveTo>
    </w:p>
    <w:p w14:paraId="3D2BE263" w14:textId="598D3311" w:rsidR="00A936B1" w:rsidRPr="00DF2BFB" w:rsidDel="00A936B1" w:rsidRDefault="00A936B1" w:rsidP="00A936B1">
      <w:pPr>
        <w:rPr>
          <w:del w:id="556" w:author="Bruno Ken Marchezepe" w:date="2026-08-23T19:16:00Z" w16du:dateUtc="2026-08-23T22:16:00Z"/>
          <w:moveTo w:id="557" w:author="Bruno Ken Marchezepe" w:date="2026-08-23T19:14:00Z" w16du:dateUtc="2026-08-23T22:14:00Z"/>
        </w:rPr>
      </w:pPr>
      <w:moveTo w:id="558" w:author="Bruno Ken Marchezepe" w:date="2026-08-23T19:14:00Z" w16du:dateUtc="2026-08-23T22:14:00Z">
        <w:del w:id="559" w:author="Bruno Ken Marchezepe" w:date="2026-08-23T19:16:00Z" w16du:dateUtc="2026-08-23T22:16:00Z">
          <w:r w:rsidRPr="00DF2BFB" w:rsidDel="00A936B1">
            <w:delText>Click Add and close the dialog.</w:delText>
          </w:r>
        </w:del>
      </w:moveTo>
    </w:p>
    <w:moveToRangeEnd w:id="549"/>
    <w:p w14:paraId="7C7CEF57" w14:textId="370BEB70" w:rsidR="004738D4" w:rsidRDefault="004738D4" w:rsidP="00BC3324">
      <w:pPr>
        <w:pStyle w:val="Numerada"/>
        <w:numPr>
          <w:ilvl w:val="0"/>
          <w:numId w:val="0"/>
        </w:numPr>
        <w:rPr>
          <w:ins w:id="560" w:author="Bruno Ken Marchezepe" w:date="2026-08-23T19:18:00Z" w16du:dateUtc="2026-08-23T22:18:00Z"/>
          <w:sz w:val="32"/>
        </w:rPr>
      </w:pPr>
      <w:ins w:id="561" w:author="Bruno Ken Marchezepe" w:date="2026-08-23T10:34:00Z" w16du:dateUtc="2026-08-23T13:34:00Z">
        <w:r>
          <w:rPr>
            <w:noProof/>
            <w:sz w:val="32"/>
          </w:rPr>
          <w:drawing>
            <wp:inline distT="0" distB="0" distL="0" distR="0" wp14:anchorId="5F53E92C" wp14:editId="5261AFA5">
              <wp:extent cx="6309360" cy="3585210"/>
              <wp:effectExtent l="12700" t="12700" r="15240" b="8890"/>
              <wp:docPr id="1783941356"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941356" name="Imagem 1783941356"/>
                      <pic:cNvPicPr/>
                    </pic:nvPicPr>
                    <pic:blipFill>
                      <a:blip r:embed="rId19"/>
                      <a:stretch>
                        <a:fillRect/>
                      </a:stretch>
                    </pic:blipFill>
                    <pic:spPr>
                      <a:xfrm>
                        <a:off x="0" y="0"/>
                        <a:ext cx="6309360" cy="3585210"/>
                      </a:xfrm>
                      <a:prstGeom prst="rect">
                        <a:avLst/>
                      </a:prstGeom>
                      <a:ln>
                        <a:solidFill>
                          <a:schemeClr val="tx1"/>
                        </a:solidFill>
                      </a:ln>
                    </pic:spPr>
                  </pic:pic>
                </a:graphicData>
              </a:graphic>
            </wp:inline>
          </w:drawing>
        </w:r>
      </w:ins>
    </w:p>
    <w:p w14:paraId="0A62FB3A" w14:textId="10B7CE31" w:rsidR="00A936B1" w:rsidRDefault="00A936B1">
      <w:pPr>
        <w:spacing w:after="200"/>
        <w:ind w:firstLine="0"/>
        <w:jc w:val="left"/>
        <w:rPr>
          <w:ins w:id="562" w:author="Bruno Ken Marchezepe" w:date="2026-08-23T19:18:00Z" w16du:dateUtc="2026-08-23T22:18:00Z"/>
        </w:rPr>
      </w:pPr>
      <w:ins w:id="563" w:author="Bruno Ken Marchezepe" w:date="2026-08-23T19:18:00Z" w16du:dateUtc="2026-08-23T22:18:00Z">
        <w:r>
          <w:br w:type="page"/>
        </w:r>
      </w:ins>
    </w:p>
    <w:p w14:paraId="4569D994" w14:textId="25431A6A" w:rsidR="00A936B1" w:rsidRDefault="00A936B1" w:rsidP="00A936B1">
      <w:pPr>
        <w:pStyle w:val="PargrafodaLista"/>
        <w:numPr>
          <w:ilvl w:val="0"/>
          <w:numId w:val="22"/>
        </w:numPr>
        <w:rPr>
          <w:ins w:id="564" w:author="Bruno Ken Marchezepe" w:date="2026-08-23T10:34:00Z" w16du:dateUtc="2026-08-23T13:34:00Z"/>
        </w:rPr>
        <w:pPrChange w:id="565" w:author="Bruno Ken Marchezepe" w:date="2026-08-23T19:17:00Z" w16du:dateUtc="2026-08-23T22:17:00Z">
          <w:pPr>
            <w:pStyle w:val="Numerada"/>
            <w:numPr>
              <w:numId w:val="0"/>
            </w:numPr>
            <w:tabs>
              <w:tab w:val="clear" w:pos="360"/>
            </w:tabs>
            <w:ind w:left="0" w:firstLine="0"/>
          </w:pPr>
        </w:pPrChange>
      </w:pPr>
      <w:ins w:id="566" w:author="Bruno Ken Marchezepe" w:date="2026-08-23T19:17:00Z" w16du:dateUtc="2026-08-23T22:17:00Z">
        <w:r>
          <w:lastRenderedPageBreak/>
          <w:t xml:space="preserve">The table will appear in the left panel of our project. Right click on the layer and </w:t>
        </w:r>
      </w:ins>
      <w:ins w:id="567" w:author="Bruno Ken Marchezepe" w:date="2026-08-23T19:18:00Z" w16du:dateUtc="2026-08-23T22:18:00Z">
        <w:r>
          <w:t xml:space="preserve">select </w:t>
        </w:r>
        <w:r w:rsidRPr="00A936B1">
          <w:rPr>
            <w:b/>
            <w:bCs/>
            <w:rPrChange w:id="568" w:author="Bruno Ken Marchezepe" w:date="2026-08-23T19:19:00Z" w16du:dateUtc="2026-08-23T22:19:00Z">
              <w:rPr/>
            </w:rPrChange>
          </w:rPr>
          <w:t xml:space="preserve">Create Points From Table </w:t>
        </w:r>
        <w:r w:rsidRPr="00A936B1">
          <w:rPr>
            <w:b/>
            <w:bCs/>
            <w:rPrChange w:id="569" w:author="Bruno Ken Marchezepe" w:date="2026-08-23T19:19:00Z" w16du:dateUtc="2026-08-23T22:19:00Z">
              <w:rPr/>
            </w:rPrChange>
          </w:rPr>
          <w:sym w:font="Wingdings" w:char="F0E0"/>
        </w:r>
        <w:r w:rsidRPr="00A936B1">
          <w:rPr>
            <w:b/>
            <w:bCs/>
            <w:rPrChange w:id="570" w:author="Bruno Ken Marchezepe" w:date="2026-08-23T19:19:00Z" w16du:dateUtc="2026-08-23T22:19:00Z">
              <w:rPr/>
            </w:rPrChange>
          </w:rPr>
          <w:t xml:space="preserve"> XY</w:t>
        </w:r>
      </w:ins>
      <w:ins w:id="571" w:author="Bruno Ken Marchezepe" w:date="2026-08-23T19:19:00Z" w16du:dateUtc="2026-08-23T22:19:00Z">
        <w:r w:rsidRPr="00A936B1">
          <w:rPr>
            <w:b/>
            <w:bCs/>
            <w:rPrChange w:id="572" w:author="Bruno Ken Marchezepe" w:date="2026-08-23T19:19:00Z" w16du:dateUtc="2026-08-23T22:19:00Z">
              <w:rPr/>
            </w:rPrChange>
          </w:rPr>
          <w:t xml:space="preserve"> Table To Project</w:t>
        </w:r>
        <w:r>
          <w:t>.</w:t>
        </w:r>
      </w:ins>
    </w:p>
    <w:p w14:paraId="5C33E05A" w14:textId="3B42D5FA" w:rsidR="004738D4" w:rsidRDefault="004738D4" w:rsidP="00BC3324">
      <w:pPr>
        <w:pStyle w:val="Numerada"/>
        <w:numPr>
          <w:ilvl w:val="0"/>
          <w:numId w:val="0"/>
        </w:numPr>
        <w:rPr>
          <w:ins w:id="573" w:author="Bruno Ken Marchezepe" w:date="2026-08-23T19:22:00Z" w16du:dateUtc="2026-08-23T22:22:00Z"/>
          <w:sz w:val="32"/>
        </w:rPr>
      </w:pPr>
      <w:ins w:id="574" w:author="Bruno Ken Marchezepe" w:date="2026-08-23T10:34:00Z" w16du:dateUtc="2026-08-23T13:34:00Z">
        <w:r>
          <w:rPr>
            <w:noProof/>
            <w:sz w:val="32"/>
          </w:rPr>
          <w:drawing>
            <wp:inline distT="0" distB="0" distL="0" distR="0" wp14:anchorId="0E17B496" wp14:editId="5E6FCF4F">
              <wp:extent cx="6309360" cy="3585210"/>
              <wp:effectExtent l="12700" t="12700" r="15240" b="8890"/>
              <wp:docPr id="1429542841"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542841" name="Imagem 1429542841"/>
                      <pic:cNvPicPr/>
                    </pic:nvPicPr>
                    <pic:blipFill>
                      <a:blip r:embed="rId20"/>
                      <a:stretch>
                        <a:fillRect/>
                      </a:stretch>
                    </pic:blipFill>
                    <pic:spPr>
                      <a:xfrm>
                        <a:off x="0" y="0"/>
                        <a:ext cx="6309360" cy="3585210"/>
                      </a:xfrm>
                      <a:prstGeom prst="rect">
                        <a:avLst/>
                      </a:prstGeom>
                      <a:ln>
                        <a:solidFill>
                          <a:schemeClr val="tx1"/>
                        </a:solidFill>
                      </a:ln>
                    </pic:spPr>
                  </pic:pic>
                </a:graphicData>
              </a:graphic>
            </wp:inline>
          </w:drawing>
        </w:r>
      </w:ins>
    </w:p>
    <w:p w14:paraId="052CA1E2" w14:textId="730FB486" w:rsidR="00A936B1" w:rsidRDefault="00A936B1">
      <w:pPr>
        <w:spacing w:after="200"/>
        <w:ind w:firstLine="0"/>
        <w:jc w:val="left"/>
        <w:rPr>
          <w:ins w:id="575" w:author="Bruno Ken Marchezepe" w:date="2026-08-23T19:22:00Z" w16du:dateUtc="2026-08-23T22:22:00Z"/>
        </w:rPr>
      </w:pPr>
      <w:ins w:id="576" w:author="Bruno Ken Marchezepe" w:date="2026-08-23T19:22:00Z" w16du:dateUtc="2026-08-23T22:22:00Z">
        <w:r>
          <w:br w:type="page"/>
        </w:r>
      </w:ins>
    </w:p>
    <w:p w14:paraId="3C8D6686" w14:textId="2CE91800" w:rsidR="00A936B1" w:rsidRDefault="00A936B1" w:rsidP="00A936B1">
      <w:pPr>
        <w:pStyle w:val="PargrafodaLista"/>
        <w:numPr>
          <w:ilvl w:val="0"/>
          <w:numId w:val="22"/>
        </w:numPr>
        <w:rPr>
          <w:ins w:id="577" w:author="Bruno Ken Marchezepe" w:date="2026-08-23T10:34:00Z" w16du:dateUtc="2026-08-23T13:34:00Z"/>
        </w:rPr>
        <w:pPrChange w:id="578" w:author="Bruno Ken Marchezepe" w:date="2026-08-23T19:22:00Z" w16du:dateUtc="2026-08-23T22:22:00Z">
          <w:pPr>
            <w:pStyle w:val="Numerada"/>
            <w:numPr>
              <w:numId w:val="0"/>
            </w:numPr>
            <w:tabs>
              <w:tab w:val="clear" w:pos="360"/>
            </w:tabs>
            <w:ind w:left="0" w:firstLine="0"/>
          </w:pPr>
        </w:pPrChange>
      </w:pPr>
      <w:ins w:id="579" w:author="Bruno Ken Marchezepe" w:date="2026-08-23T19:22:00Z" w16du:dateUtc="2026-08-23T22:22:00Z">
        <w:r>
          <w:lastRenderedPageBreak/>
          <w:t xml:space="preserve">In this window, you might choose the input table (it is already automatically written), </w:t>
        </w:r>
        <w:r w:rsidR="00B7394E">
          <w:t xml:space="preserve">the output name, which </w:t>
        </w:r>
      </w:ins>
      <w:ins w:id="580" w:author="Bruno Ken Marchezepe" w:date="2026-08-23T19:23:00Z" w16du:dateUtc="2026-08-23T22:23:00Z">
        <w:r w:rsidR="00B7394E">
          <w:t>might be the ArcGIS suggestion of the ArcGIS or any other name that you want (preferably a name that you will remember). ArcGIS</w:t>
        </w:r>
      </w:ins>
      <w:ins w:id="581" w:author="Bruno Ken Marchezepe" w:date="2026-08-23T19:24:00Z" w16du:dateUtc="2026-08-23T22:24:00Z">
        <w:r w:rsidR="00B7394E">
          <w:t xml:space="preserve"> generally suggests the X and Y fields for the points coordinates, but you might choose. Z field might be our elevation, but it is not mandatory for now</w:t>
        </w:r>
      </w:ins>
      <w:ins w:id="582" w:author="Bruno Ken Marchezepe" w:date="2026-08-23T19:25:00Z" w16du:dateUtc="2026-08-23T22:25:00Z">
        <w:r w:rsidR="00B7394E">
          <w:t>. Finally, select the Coordinate System (WGS84).</w:t>
        </w:r>
      </w:ins>
    </w:p>
    <w:p w14:paraId="2D1B9CBF" w14:textId="666034C3" w:rsidR="004738D4" w:rsidRDefault="004738D4" w:rsidP="00BC3324">
      <w:pPr>
        <w:pStyle w:val="Numerada"/>
        <w:numPr>
          <w:ilvl w:val="0"/>
          <w:numId w:val="0"/>
        </w:numPr>
        <w:rPr>
          <w:ins w:id="583" w:author="Bruno Ken Marchezepe" w:date="2026-08-23T19:25:00Z" w16du:dateUtc="2026-08-23T22:25:00Z"/>
          <w:sz w:val="32"/>
        </w:rPr>
      </w:pPr>
      <w:ins w:id="584" w:author="Bruno Ken Marchezepe" w:date="2026-08-23T10:34:00Z" w16du:dateUtc="2026-08-23T13:34:00Z">
        <w:r>
          <w:rPr>
            <w:noProof/>
            <w:sz w:val="32"/>
          </w:rPr>
          <w:drawing>
            <wp:inline distT="0" distB="0" distL="0" distR="0" wp14:anchorId="13D51CD2" wp14:editId="031E42FE">
              <wp:extent cx="6309360" cy="3585210"/>
              <wp:effectExtent l="12700" t="12700" r="15240" b="8890"/>
              <wp:docPr id="1521788971"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788971" name="Imagem 1521788971"/>
                      <pic:cNvPicPr/>
                    </pic:nvPicPr>
                    <pic:blipFill>
                      <a:blip r:embed="rId21"/>
                      <a:stretch>
                        <a:fillRect/>
                      </a:stretch>
                    </pic:blipFill>
                    <pic:spPr>
                      <a:xfrm>
                        <a:off x="0" y="0"/>
                        <a:ext cx="6309360" cy="3585210"/>
                      </a:xfrm>
                      <a:prstGeom prst="rect">
                        <a:avLst/>
                      </a:prstGeom>
                      <a:ln>
                        <a:solidFill>
                          <a:schemeClr val="tx1"/>
                        </a:solidFill>
                      </a:ln>
                    </pic:spPr>
                  </pic:pic>
                </a:graphicData>
              </a:graphic>
            </wp:inline>
          </w:drawing>
        </w:r>
      </w:ins>
    </w:p>
    <w:p w14:paraId="08974B04" w14:textId="2DA1E750" w:rsidR="00B7394E" w:rsidRDefault="00B7394E">
      <w:pPr>
        <w:spacing w:after="200"/>
        <w:ind w:firstLine="0"/>
        <w:jc w:val="left"/>
        <w:rPr>
          <w:ins w:id="585" w:author="Bruno Ken Marchezepe" w:date="2026-08-23T19:25:00Z" w16du:dateUtc="2026-08-23T22:25:00Z"/>
        </w:rPr>
      </w:pPr>
      <w:ins w:id="586" w:author="Bruno Ken Marchezepe" w:date="2026-08-23T19:25:00Z" w16du:dateUtc="2026-08-23T22:25:00Z">
        <w:r>
          <w:br w:type="page"/>
        </w:r>
      </w:ins>
    </w:p>
    <w:p w14:paraId="3733AEF2" w14:textId="459E7003" w:rsidR="00B7394E" w:rsidRDefault="00B7394E" w:rsidP="00B7394E">
      <w:pPr>
        <w:pStyle w:val="PargrafodaLista"/>
        <w:numPr>
          <w:ilvl w:val="0"/>
          <w:numId w:val="22"/>
        </w:numPr>
        <w:rPr>
          <w:ins w:id="587" w:author="Bruno Ken Marchezepe" w:date="2026-08-23T10:34:00Z" w16du:dateUtc="2026-08-23T13:34:00Z"/>
        </w:rPr>
        <w:pPrChange w:id="588" w:author="Bruno Ken Marchezepe" w:date="2026-08-23T19:26:00Z" w16du:dateUtc="2026-08-23T22:26:00Z">
          <w:pPr>
            <w:pStyle w:val="Numerada"/>
            <w:numPr>
              <w:numId w:val="0"/>
            </w:numPr>
            <w:tabs>
              <w:tab w:val="clear" w:pos="360"/>
            </w:tabs>
            <w:ind w:left="0" w:firstLine="0"/>
          </w:pPr>
        </w:pPrChange>
      </w:pPr>
      <w:ins w:id="589" w:author="Bruno Ken Marchezepe" w:date="2026-08-23T19:26:00Z" w16du:dateUtc="2026-08-23T22:26:00Z">
        <w:r>
          <w:lastRenderedPageBreak/>
          <w:t xml:space="preserve">Now, go to Add Data </w:t>
        </w:r>
        <w:r>
          <w:sym w:font="Wingdings" w:char="F0E0"/>
        </w:r>
        <w:r>
          <w:t xml:space="preserve"> Browse and select the Catawba River Basin boundaries in shapefile (.shp). It is available for </w:t>
        </w:r>
      </w:ins>
      <w:ins w:id="590" w:author="Bruno Ken Marchezepe" w:date="2026-08-23T19:27:00Z" w16du:dateUtc="2026-08-23T22:27:00Z">
        <w:r>
          <w:t xml:space="preserve">downloading at </w:t>
        </w:r>
      </w:ins>
      <w:ins w:id="591" w:author="Bruno Ken Marchezepe" w:date="2026-08-23T19:28:00Z" w16du:dateUtc="2026-08-23T22:28:00Z">
        <w:r>
          <w:fldChar w:fldCharType="begin"/>
        </w:r>
        <w:r>
          <w:instrText>HYPERLINK "</w:instrText>
        </w:r>
        <w:r w:rsidRPr="00B7394E">
          <w:instrText>https://drive.google.com/drive/folders/1oS9evLg2coisVHVaKsoHfgr34eg5MQCx?usp=sharing</w:instrText>
        </w:r>
        <w:r>
          <w:instrText>"</w:instrText>
        </w:r>
        <w:r>
          <w:fldChar w:fldCharType="separate"/>
        </w:r>
        <w:r w:rsidRPr="007A69D9">
          <w:rPr>
            <w:rStyle w:val="Hyperlink"/>
          </w:rPr>
          <w:t>https://drive.google.com/drive/folders/1oS9evLg2coisVHVaKsoHfgr34eg5MQCx?usp=sharing</w:t>
        </w:r>
        <w:r>
          <w:fldChar w:fldCharType="end"/>
        </w:r>
      </w:ins>
      <w:ins w:id="592" w:author="Bruno Ken Marchezepe" w:date="2026-08-23T19:29:00Z" w16du:dateUtc="2026-08-23T22:29:00Z">
        <w:r>
          <w:t>.</w:t>
        </w:r>
      </w:ins>
    </w:p>
    <w:p w14:paraId="4E77FBF6" w14:textId="62918245" w:rsidR="004738D4" w:rsidRDefault="004738D4" w:rsidP="00BC3324">
      <w:pPr>
        <w:pStyle w:val="Numerada"/>
        <w:numPr>
          <w:ilvl w:val="0"/>
          <w:numId w:val="0"/>
        </w:numPr>
        <w:rPr>
          <w:ins w:id="593" w:author="Bruno Ken Marchezepe" w:date="2026-08-23T19:29:00Z" w16du:dateUtc="2026-08-23T22:29:00Z"/>
          <w:sz w:val="32"/>
        </w:rPr>
      </w:pPr>
      <w:ins w:id="594" w:author="Bruno Ken Marchezepe" w:date="2026-08-23T10:34:00Z" w16du:dateUtc="2026-08-23T13:34:00Z">
        <w:r>
          <w:rPr>
            <w:noProof/>
            <w:sz w:val="32"/>
          </w:rPr>
          <w:drawing>
            <wp:inline distT="0" distB="0" distL="0" distR="0" wp14:anchorId="033F8E5A" wp14:editId="059764D7">
              <wp:extent cx="6309360" cy="3585210"/>
              <wp:effectExtent l="12700" t="12700" r="15240" b="8890"/>
              <wp:docPr id="1104885903"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885903" name="Imagem 1104885903"/>
                      <pic:cNvPicPr/>
                    </pic:nvPicPr>
                    <pic:blipFill>
                      <a:blip r:embed="rId22"/>
                      <a:stretch>
                        <a:fillRect/>
                      </a:stretch>
                    </pic:blipFill>
                    <pic:spPr>
                      <a:xfrm>
                        <a:off x="0" y="0"/>
                        <a:ext cx="6309360" cy="3585210"/>
                      </a:xfrm>
                      <a:prstGeom prst="rect">
                        <a:avLst/>
                      </a:prstGeom>
                      <a:ln>
                        <a:solidFill>
                          <a:schemeClr val="tx1"/>
                        </a:solidFill>
                      </a:ln>
                    </pic:spPr>
                  </pic:pic>
                </a:graphicData>
              </a:graphic>
            </wp:inline>
          </w:drawing>
        </w:r>
      </w:ins>
    </w:p>
    <w:p w14:paraId="7A3F3ECF" w14:textId="77777777" w:rsidR="00B7394E" w:rsidRDefault="00B7394E" w:rsidP="00B7394E">
      <w:pPr>
        <w:rPr>
          <w:ins w:id="595" w:author="Bruno Ken Marchezepe" w:date="2026-08-23T19:29:00Z" w16du:dateUtc="2026-08-23T22:29:00Z"/>
        </w:rPr>
      </w:pPr>
    </w:p>
    <w:p w14:paraId="5F792C12" w14:textId="7A477B23" w:rsidR="00B7394E" w:rsidRDefault="00B7394E" w:rsidP="00CD4E9E">
      <w:pPr>
        <w:rPr>
          <w:ins w:id="596" w:author="Bruno Ken Marchezepe" w:date="2026-08-23T19:30:00Z" w16du:dateUtc="2026-08-23T22:30:00Z"/>
        </w:rPr>
      </w:pPr>
      <w:ins w:id="597" w:author="Bruno Ken Marchezepe" w:date="2026-08-23T19:30:00Z" w16du:dateUtc="2026-08-23T22:30:00Z">
        <w:r w:rsidRPr="00DF2BFB">
          <w:rPr>
            <w:b/>
            <w:bCs/>
            <w:color w:val="4F6228" w:themeColor="accent3" w:themeShade="80"/>
          </w:rPr>
          <w:t>Note:</w:t>
        </w:r>
        <w:r>
          <w:t xml:space="preserve"> </w:t>
        </w:r>
        <w:r>
          <w:t xml:space="preserve">If you want to analyze other HUC8 basins, please feel free to download the boundaries here: </w:t>
        </w:r>
        <w:r>
          <w:fldChar w:fldCharType="begin"/>
        </w:r>
        <w:r>
          <w:instrText>HYPERLINK "</w:instrText>
        </w:r>
      </w:ins>
      <w:ins w:id="598" w:author="Bruno Ken Marchezepe" w:date="2026-08-23T19:29:00Z" w16du:dateUtc="2026-08-23T22:29:00Z">
        <w:r w:rsidRPr="00B7394E">
          <w:instrText>https://www.hydroshare.org/resource/b832a6c2f96541808444ec9562c5247e/</w:instrText>
        </w:r>
      </w:ins>
      <w:ins w:id="599" w:author="Bruno Ken Marchezepe" w:date="2026-08-23T19:30:00Z" w16du:dateUtc="2026-08-23T22:30:00Z">
        <w:r>
          <w:instrText>"</w:instrText>
        </w:r>
        <w:r>
          <w:fldChar w:fldCharType="separate"/>
        </w:r>
      </w:ins>
      <w:ins w:id="600" w:author="Bruno Ken Marchezepe" w:date="2026-08-23T19:29:00Z" w16du:dateUtc="2026-08-23T22:29:00Z">
        <w:r w:rsidRPr="007A69D9">
          <w:rPr>
            <w:rStyle w:val="Hyperlink"/>
          </w:rPr>
          <w:t>https://www.hydroshare.org/resource/b832a6c2f96541808444ec9562c5247e/</w:t>
        </w:r>
      </w:ins>
      <w:ins w:id="601" w:author="Bruno Ken Marchezepe" w:date="2026-08-23T19:30:00Z" w16du:dateUtc="2026-08-23T22:30:00Z">
        <w:r>
          <w:fldChar w:fldCharType="end"/>
        </w:r>
      </w:ins>
    </w:p>
    <w:p w14:paraId="44DC2139" w14:textId="24576DD9" w:rsidR="00B7394E" w:rsidRDefault="00B7394E">
      <w:pPr>
        <w:spacing w:after="200"/>
        <w:ind w:firstLine="0"/>
        <w:jc w:val="left"/>
        <w:rPr>
          <w:ins w:id="602" w:author="Bruno Ken Marchezepe" w:date="2026-08-23T19:29:00Z" w16du:dateUtc="2026-08-23T22:29:00Z"/>
        </w:rPr>
      </w:pPr>
      <w:ins w:id="603" w:author="Bruno Ken Marchezepe" w:date="2026-08-23T19:29:00Z" w16du:dateUtc="2026-08-23T22:29:00Z">
        <w:r>
          <w:br w:type="page"/>
        </w:r>
      </w:ins>
    </w:p>
    <w:p w14:paraId="491DF439" w14:textId="5A40F6C4" w:rsidR="00B7394E" w:rsidRDefault="00B7394E" w:rsidP="00B7394E">
      <w:pPr>
        <w:pStyle w:val="PargrafodaLista"/>
        <w:numPr>
          <w:ilvl w:val="0"/>
          <w:numId w:val="22"/>
        </w:numPr>
        <w:rPr>
          <w:ins w:id="604" w:author="Bruno Ken Marchezepe" w:date="2026-08-23T10:34:00Z" w16du:dateUtc="2026-08-23T13:34:00Z"/>
        </w:rPr>
        <w:pPrChange w:id="605" w:author="Bruno Ken Marchezepe" w:date="2026-08-23T19:31:00Z" w16du:dateUtc="2026-08-23T22:31:00Z">
          <w:pPr>
            <w:pStyle w:val="Numerada"/>
            <w:numPr>
              <w:numId w:val="0"/>
            </w:numPr>
            <w:tabs>
              <w:tab w:val="clear" w:pos="360"/>
            </w:tabs>
            <w:ind w:left="0" w:firstLine="0"/>
          </w:pPr>
        </w:pPrChange>
      </w:pPr>
      <w:ins w:id="606" w:author="Bruno Ken Marchezepe" w:date="2026-08-23T19:31:00Z" w16du:dateUtc="2026-08-23T22:31:00Z">
        <w:r>
          <w:lastRenderedPageBreak/>
          <w:t xml:space="preserve">Now we already have the wells and the boundaries needed for our analysis. Note that </w:t>
        </w:r>
      </w:ins>
      <w:ins w:id="607" w:author="Bruno Ken Marchezepe" w:date="2026-08-23T19:32:00Z" w16du:dateUtc="2026-08-23T22:32:00Z">
        <w:r>
          <w:t xml:space="preserve">we got more points outside the boundaries than inside them. There is no problem with that, because we will </w:t>
        </w:r>
        <w:r w:rsidR="00CD4E9E">
          <w:t xml:space="preserve">generate the interpolations and then </w:t>
        </w:r>
      </w:ins>
      <w:ins w:id="608" w:author="Bruno Ken Marchezepe" w:date="2026-08-23T19:33:00Z" w16du:dateUtc="2026-08-23T22:33:00Z">
        <w:r w:rsidR="00CD4E9E">
          <w:t>cut the images with the basin boundaries.</w:t>
        </w:r>
      </w:ins>
    </w:p>
    <w:p w14:paraId="040E36A3" w14:textId="35FB687D" w:rsidR="004738D4" w:rsidRDefault="004738D4" w:rsidP="00BC3324">
      <w:pPr>
        <w:pStyle w:val="Numerada"/>
        <w:numPr>
          <w:ilvl w:val="0"/>
          <w:numId w:val="0"/>
        </w:numPr>
        <w:rPr>
          <w:ins w:id="609" w:author="Bruno Ken Marchezepe" w:date="2026-08-23T10:34:00Z" w16du:dateUtc="2026-08-23T13:34:00Z"/>
          <w:sz w:val="32"/>
        </w:rPr>
      </w:pPr>
      <w:ins w:id="610" w:author="Bruno Ken Marchezepe" w:date="2026-08-23T10:35:00Z" w16du:dateUtc="2026-08-23T13:35:00Z">
        <w:r>
          <w:rPr>
            <w:noProof/>
            <w:sz w:val="32"/>
          </w:rPr>
          <w:drawing>
            <wp:inline distT="0" distB="0" distL="0" distR="0" wp14:anchorId="08E447F9" wp14:editId="317B1BA8">
              <wp:extent cx="6309360" cy="3585210"/>
              <wp:effectExtent l="12700" t="12700" r="15240" b="8890"/>
              <wp:docPr id="377953013"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953013" name="Imagem 377953013"/>
                      <pic:cNvPicPr/>
                    </pic:nvPicPr>
                    <pic:blipFill>
                      <a:blip r:embed="rId23"/>
                      <a:stretch>
                        <a:fillRect/>
                      </a:stretch>
                    </pic:blipFill>
                    <pic:spPr>
                      <a:xfrm>
                        <a:off x="0" y="0"/>
                        <a:ext cx="6309360" cy="3585210"/>
                      </a:xfrm>
                      <a:prstGeom prst="rect">
                        <a:avLst/>
                      </a:prstGeom>
                      <a:ln>
                        <a:solidFill>
                          <a:schemeClr val="tx1"/>
                        </a:solidFill>
                      </a:ln>
                    </pic:spPr>
                  </pic:pic>
                </a:graphicData>
              </a:graphic>
            </wp:inline>
          </w:drawing>
        </w:r>
      </w:ins>
    </w:p>
    <w:p w14:paraId="3C395CFA" w14:textId="1F447512" w:rsidR="00BC3324" w:rsidRPr="00BC3324" w:rsidDel="00CD4E9E" w:rsidRDefault="00BC3324" w:rsidP="00BC3324">
      <w:pPr>
        <w:pStyle w:val="Numerada"/>
        <w:numPr>
          <w:ilvl w:val="0"/>
          <w:numId w:val="0"/>
        </w:numPr>
        <w:rPr>
          <w:del w:id="611" w:author="Bruno Ken Marchezepe" w:date="2026-08-23T19:33:00Z" w16du:dateUtc="2026-08-23T22:33:00Z"/>
          <w:sz w:val="32"/>
          <w:rPrChange w:id="612" w:author="Bruno Ken Marchezepe" w:date="2026-08-23T10:33:00Z" w16du:dateUtc="2026-08-23T13:33:00Z">
            <w:rPr>
              <w:del w:id="613" w:author="Bruno Ken Marchezepe" w:date="2026-08-23T19:33:00Z" w16du:dateUtc="2026-08-23T22:33:00Z"/>
              <w:highlight w:val="yellow"/>
            </w:rPr>
          </w:rPrChange>
        </w:rPr>
        <w:pPrChange w:id="614" w:author="Bruno Ken Marchezepe" w:date="2026-08-23T10:33:00Z" w16du:dateUtc="2026-08-23T13:33:00Z">
          <w:pPr>
            <w:pStyle w:val="Numerada"/>
          </w:pPr>
        </w:pPrChange>
      </w:pPr>
    </w:p>
    <w:p w14:paraId="65514721" w14:textId="1D8FB91F" w:rsidR="0032219D" w:rsidRPr="00364B0B" w:rsidDel="00364B0B" w:rsidRDefault="002C69D6" w:rsidP="00364B0B">
      <w:pPr>
        <w:rPr>
          <w:del w:id="615" w:author="Bruno Ken Marchezepe" w:date="2026-08-22T20:44:00Z" w16du:dateUtc="2026-08-22T23:44:00Z"/>
          <w:b/>
          <w:bCs/>
          <w:color w:val="4F6228" w:themeColor="accent3" w:themeShade="80"/>
          <w:sz w:val="32"/>
          <w:rPrChange w:id="616" w:author="Bruno Ken Marchezepe" w:date="2026-08-22T20:47:00Z" w16du:dateUtc="2026-08-22T23:47:00Z">
            <w:rPr>
              <w:del w:id="617" w:author="Bruno Ken Marchezepe" w:date="2026-08-22T20:44:00Z" w16du:dateUtc="2026-08-22T23:44:00Z"/>
              <w:highlight w:val="yellow"/>
            </w:rPr>
          </w:rPrChange>
        </w:rPr>
        <w:pPrChange w:id="618" w:author="Bruno Ken Marchezepe" w:date="2026-08-22T20:47:00Z" w16du:dateUtc="2026-08-22T23:47:00Z">
          <w:pPr>
            <w:pStyle w:val="Numerada"/>
          </w:pPr>
        </w:pPrChange>
      </w:pPr>
      <w:del w:id="619" w:author="Bruno Ken Marchezepe" w:date="2026-08-22T20:44:00Z" w16du:dateUtc="2026-08-22T23:44:00Z">
        <w:r w:rsidRPr="00364B0B" w:rsidDel="00364B0B">
          <w:rPr>
            <w:b/>
            <w:bCs/>
            <w:color w:val="4F6228" w:themeColor="accent3" w:themeShade="80"/>
            <w:rPrChange w:id="620" w:author="Bruno Ken Marchezepe" w:date="2026-08-22T20:47:00Z" w16du:dateUtc="2026-08-22T23:47:00Z">
              <w:rPr>
                <w:sz w:val="19"/>
                <w:highlight w:val="yellow"/>
              </w:rPr>
            </w:rPrChange>
          </w:rPr>
          <w:delText>A</w:delText>
        </w:r>
        <w:r w:rsidRPr="00364B0B" w:rsidDel="00364B0B">
          <w:rPr>
            <w:b/>
            <w:bCs/>
            <w:color w:val="4F6228" w:themeColor="accent3" w:themeShade="80"/>
            <w:rPrChange w:id="621" w:author="Bruno Ken Marchezepe" w:date="2026-08-22T20:47:00Z" w16du:dateUtc="2026-08-22T23:47:00Z">
              <w:rPr>
                <w:sz w:val="19"/>
                <w:highlight w:val="yellow"/>
              </w:rPr>
            </w:rPrChange>
          </w:rPr>
          <w:delText>djust layer symbology (Properties → Symbology) as appropriate for clear visualization. (Ref: Tutorial Fig. 8)</w:delText>
        </w:r>
      </w:del>
    </w:p>
    <w:p w14:paraId="7A22B026" w14:textId="5CF051F3" w:rsidR="0032219D" w:rsidRPr="00364B0B" w:rsidDel="00364B0B" w:rsidRDefault="002C69D6" w:rsidP="00364B0B">
      <w:pPr>
        <w:rPr>
          <w:del w:id="622" w:author="Bruno Ken Marchezepe" w:date="2026-08-22T20:44:00Z" w16du:dateUtc="2026-08-22T23:44:00Z"/>
          <w:b/>
          <w:bCs/>
          <w:color w:val="4F6228" w:themeColor="accent3" w:themeShade="80"/>
          <w:sz w:val="32"/>
          <w:rPrChange w:id="623" w:author="Bruno Ken Marchezepe" w:date="2026-08-22T20:47:00Z" w16du:dateUtc="2026-08-22T23:47:00Z">
            <w:rPr>
              <w:del w:id="624" w:author="Bruno Ken Marchezepe" w:date="2026-08-22T20:44:00Z" w16du:dateUtc="2026-08-22T23:44:00Z"/>
              <w:highlight w:val="yellow"/>
            </w:rPr>
          </w:rPrChange>
        </w:rPr>
        <w:pPrChange w:id="625" w:author="Bruno Ken Marchezepe" w:date="2026-08-22T20:47:00Z" w16du:dateUtc="2026-08-22T23:47:00Z">
          <w:pPr/>
        </w:pPrChange>
      </w:pPr>
      <w:del w:id="626" w:author="Bruno Ken Marchezepe" w:date="2026-08-22T20:44:00Z" w16du:dateUtc="2026-08-22T23:44:00Z">
        <w:r w:rsidRPr="00364B0B" w:rsidDel="00364B0B">
          <w:rPr>
            <w:b/>
            <w:bCs/>
            <w:color w:val="4F6228" w:themeColor="accent3" w:themeShade="80"/>
            <w:rPrChange w:id="627" w:author="Bruno Ken Marchezepe" w:date="2026-08-22T20:47:00Z" w16du:dateUtc="2026-08-22T23:47:00Z">
              <w:rPr>
                <w:b/>
                <w:color w:val="2874A6"/>
                <w:sz w:val="21"/>
                <w:highlight w:val="yellow"/>
              </w:rPr>
            </w:rPrChange>
          </w:rPr>
          <w:delText>5.2 Adding the Elevation Raster:</w:delText>
        </w:r>
      </w:del>
    </w:p>
    <w:p w14:paraId="1FCCA8FA" w14:textId="229F3A23" w:rsidR="0032219D" w:rsidRPr="00364B0B" w:rsidDel="00364B0B" w:rsidRDefault="002C69D6" w:rsidP="00364B0B">
      <w:pPr>
        <w:rPr>
          <w:del w:id="628" w:author="Bruno Ken Marchezepe" w:date="2026-08-22T20:44:00Z" w16du:dateUtc="2026-08-22T23:44:00Z"/>
          <w:b/>
          <w:bCs/>
          <w:color w:val="4F6228" w:themeColor="accent3" w:themeShade="80"/>
          <w:sz w:val="32"/>
          <w:rPrChange w:id="629" w:author="Bruno Ken Marchezepe" w:date="2026-08-22T20:47:00Z" w16du:dateUtc="2026-08-22T23:47:00Z">
            <w:rPr>
              <w:del w:id="630" w:author="Bruno Ken Marchezepe" w:date="2026-08-22T20:44:00Z" w16du:dateUtc="2026-08-22T23:44:00Z"/>
              <w:highlight w:val="yellow"/>
            </w:rPr>
          </w:rPrChange>
        </w:rPr>
        <w:pPrChange w:id="631" w:author="Bruno Ken Marchezepe" w:date="2026-08-22T20:47:00Z" w16du:dateUtc="2026-08-22T23:47:00Z">
          <w:pPr>
            <w:pStyle w:val="Numerada"/>
          </w:pPr>
        </w:pPrChange>
      </w:pPr>
      <w:del w:id="632" w:author="Bruno Ken Marchezepe" w:date="2026-08-22T20:44:00Z" w16du:dateUtc="2026-08-22T23:44:00Z">
        <w:r w:rsidRPr="00364B0B" w:rsidDel="00364B0B">
          <w:rPr>
            <w:b/>
            <w:bCs/>
            <w:color w:val="4F6228" w:themeColor="accent3" w:themeShade="80"/>
            <w:rPrChange w:id="633" w:author="Bruno Ken Marchezepe" w:date="2026-08-22T20:47:00Z" w16du:dateUtc="2026-08-22T23:47:00Z">
              <w:rPr>
                <w:sz w:val="19"/>
                <w:highlight w:val="yellow"/>
              </w:rPr>
            </w:rPrChange>
          </w:rPr>
          <w:delText>Navigate to: Layer → Add Layer → Add Raster Layer... (Ref: Tutorial Fig. 9)</w:delText>
        </w:r>
      </w:del>
    </w:p>
    <w:p w14:paraId="097B4C60" w14:textId="208BF8BF" w:rsidR="0032219D" w:rsidRPr="00364B0B" w:rsidDel="00364B0B" w:rsidRDefault="002C69D6" w:rsidP="00364B0B">
      <w:pPr>
        <w:rPr>
          <w:del w:id="634" w:author="Bruno Ken Marchezepe" w:date="2026-08-22T20:44:00Z" w16du:dateUtc="2026-08-22T23:44:00Z"/>
          <w:b/>
          <w:bCs/>
          <w:color w:val="4F6228" w:themeColor="accent3" w:themeShade="80"/>
          <w:sz w:val="32"/>
          <w:rPrChange w:id="635" w:author="Bruno Ken Marchezepe" w:date="2026-08-22T20:47:00Z" w16du:dateUtc="2026-08-22T23:47:00Z">
            <w:rPr>
              <w:del w:id="636" w:author="Bruno Ken Marchezepe" w:date="2026-08-22T20:44:00Z" w16du:dateUtc="2026-08-22T23:44:00Z"/>
              <w:highlight w:val="yellow"/>
            </w:rPr>
          </w:rPrChange>
        </w:rPr>
        <w:pPrChange w:id="637" w:author="Bruno Ken Marchezepe" w:date="2026-08-22T20:47:00Z" w16du:dateUtc="2026-08-22T23:47:00Z">
          <w:pPr>
            <w:pStyle w:val="Numerada"/>
          </w:pPr>
        </w:pPrChange>
      </w:pPr>
      <w:del w:id="638" w:author="Bruno Ken Marchezepe" w:date="2026-08-22T20:44:00Z" w16du:dateUtc="2026-08-22T23:44:00Z">
        <w:r w:rsidRPr="00364B0B" w:rsidDel="00364B0B">
          <w:rPr>
            <w:b/>
            <w:bCs/>
            <w:color w:val="4F6228" w:themeColor="accent3" w:themeShade="80"/>
            <w:rPrChange w:id="639" w:author="Bruno Ken Marchezepe" w:date="2026-08-22T20:47:00Z" w16du:dateUtc="2026-08-22T23:47:00Z">
              <w:rPr>
                <w:sz w:val="19"/>
                <w:highlight w:val="yellow"/>
              </w:rPr>
            </w:rPrChange>
          </w:rPr>
          <w:delText>Select mde.tif and click Add. Ensure the well vector layer is positioned above the raster layer in the Layers panel. (Ref: Tutorial Fig. 10)</w:delText>
        </w:r>
      </w:del>
    </w:p>
    <w:p w14:paraId="5A2DB246" w14:textId="0A1D9225" w:rsidR="0032219D" w:rsidRPr="00364B0B" w:rsidDel="00364B0B" w:rsidRDefault="002C69D6" w:rsidP="00364B0B">
      <w:pPr>
        <w:rPr>
          <w:del w:id="640" w:author="Bruno Ken Marchezepe" w:date="2026-08-22T20:44:00Z" w16du:dateUtc="2026-08-22T23:44:00Z"/>
          <w:b/>
          <w:bCs/>
          <w:color w:val="4F6228" w:themeColor="accent3" w:themeShade="80"/>
          <w:sz w:val="32"/>
          <w:rPrChange w:id="641" w:author="Bruno Ken Marchezepe" w:date="2026-08-22T20:47:00Z" w16du:dateUtc="2026-08-22T23:47:00Z">
            <w:rPr>
              <w:del w:id="642" w:author="Bruno Ken Marchezepe" w:date="2026-08-22T20:44:00Z" w16du:dateUtc="2026-08-22T23:44:00Z"/>
              <w:highlight w:val="yellow"/>
            </w:rPr>
          </w:rPrChange>
        </w:rPr>
        <w:pPrChange w:id="643" w:author="Bruno Ken Marchezepe" w:date="2026-08-22T20:47:00Z" w16du:dateUtc="2026-08-22T23:47:00Z">
          <w:pPr>
            <w:pStyle w:val="Numerada"/>
          </w:pPr>
        </w:pPrChange>
      </w:pPr>
      <w:del w:id="644" w:author="Bruno Ken Marchezepe" w:date="2026-08-22T20:44:00Z" w16du:dateUtc="2026-08-22T23:44:00Z">
        <w:r w:rsidRPr="00364B0B" w:rsidDel="00364B0B">
          <w:rPr>
            <w:b/>
            <w:bCs/>
            <w:color w:val="4F6228" w:themeColor="accent3" w:themeShade="80"/>
            <w:rPrChange w:id="645" w:author="Bruno Ken Marchezepe" w:date="2026-08-22T20:47:00Z" w16du:dateUtc="2026-08-22T23:47:00Z">
              <w:rPr>
                <w:sz w:val="19"/>
                <w:highlight w:val="yellow"/>
              </w:rPr>
            </w:rPrChange>
          </w:rPr>
          <w:delText>Style the DEM using a Singleband Pseudocolor ramp (e.g., blue-to-red or viridis gradient to represent topographic relief). (Ref: Tutorial Fig. 11)</w:delText>
        </w:r>
      </w:del>
    </w:p>
    <w:p w14:paraId="261D1880" w14:textId="31B0C052" w:rsidR="0032219D" w:rsidRPr="00364B0B" w:rsidDel="00364B0B" w:rsidRDefault="00364B0B" w:rsidP="00364B0B">
      <w:pPr>
        <w:rPr>
          <w:del w:id="646" w:author="Bruno Ken Marchezepe" w:date="2026-08-22T20:46:00Z" w16du:dateUtc="2026-08-22T23:46:00Z"/>
          <w:color w:val="4F6228" w:themeColor="accent3" w:themeShade="80"/>
          <w:sz w:val="32"/>
          <w:rPrChange w:id="647" w:author="Bruno Ken Marchezepe" w:date="2026-08-22T20:47:00Z" w16du:dateUtc="2026-08-22T23:47:00Z">
            <w:rPr>
              <w:del w:id="648" w:author="Bruno Ken Marchezepe" w:date="2026-08-22T20:46:00Z" w16du:dateUtc="2026-08-22T23:46:00Z"/>
              <w:highlight w:val="yellow"/>
            </w:rPr>
          </w:rPrChange>
        </w:rPr>
        <w:pPrChange w:id="649" w:author="Bruno Ken Marchezepe" w:date="2026-08-22T20:47:00Z" w16du:dateUtc="2026-08-22T23:47:00Z">
          <w:pPr/>
        </w:pPrChange>
      </w:pPr>
      <w:ins w:id="650" w:author="Bruno Ken Marchezepe" w:date="2026-08-22T20:46:00Z" w16du:dateUtc="2026-08-22T23:46:00Z">
        <w:r w:rsidRPr="00364B0B">
          <w:rPr>
            <w:b/>
            <w:bCs/>
            <w:color w:val="4F6228" w:themeColor="accent3" w:themeShade="80"/>
            <w:rPrChange w:id="651" w:author="Bruno Ken Marchezepe" w:date="2026-08-22T20:47:00Z" w16du:dateUtc="2026-08-22T23:47:00Z">
              <w:rPr>
                <w:highlight w:val="yellow"/>
              </w:rPr>
            </w:rPrChange>
          </w:rPr>
          <w:t>Important:</w:t>
        </w:r>
        <w:r w:rsidRPr="00364B0B">
          <w:rPr>
            <w:color w:val="4F6228" w:themeColor="accent3" w:themeShade="80"/>
            <w:rPrChange w:id="652" w:author="Bruno Ken Marchezepe" w:date="2026-08-22T20:47:00Z" w16du:dateUtc="2026-08-22T23:47:00Z">
              <w:rPr>
                <w:highlight w:val="yellow"/>
              </w:rPr>
            </w:rPrChange>
          </w:rPr>
          <w:t xml:space="preserve"> </w:t>
        </w:r>
      </w:ins>
      <w:del w:id="653" w:author="Bruno Ken Marchezepe" w:date="2026-08-22T20:45:00Z" w16du:dateUtc="2026-08-22T23:45:00Z">
        <w:r w:rsidR="002C69D6" w:rsidRPr="00364B0B" w:rsidDel="00364B0B">
          <w:rPr>
            <w:color w:val="4F6228" w:themeColor="accent3" w:themeShade="80"/>
            <w:rPrChange w:id="654" w:author="Bruno Ken Marchezepe" w:date="2026-08-22T20:47:00Z" w16du:dateUtc="2026-08-22T23:47:00Z">
              <w:rPr>
                <w:b/>
                <w:color w:val="2874A6"/>
                <w:sz w:val="21"/>
                <w:highlight w:val="yellow"/>
              </w:rPr>
            </w:rPrChange>
          </w:rPr>
          <w:delText xml:space="preserve">5.3 </w:delText>
        </w:r>
      </w:del>
      <w:del w:id="655" w:author="Bruno Ken Marchezepe" w:date="2026-08-22T20:46:00Z" w16du:dateUtc="2026-08-22T23:46:00Z">
        <w:r w:rsidR="002C69D6" w:rsidRPr="00364B0B" w:rsidDel="00364B0B">
          <w:rPr>
            <w:color w:val="4F6228" w:themeColor="accent3" w:themeShade="80"/>
            <w:rPrChange w:id="656" w:author="Bruno Ken Marchezepe" w:date="2026-08-22T20:47:00Z" w16du:dateUtc="2026-08-22T23:47:00Z">
              <w:rPr>
                <w:b/>
                <w:color w:val="2874A6"/>
                <w:sz w:val="21"/>
                <w:highlight w:val="yellow"/>
              </w:rPr>
            </w:rPrChange>
          </w:rPr>
          <w:delText>Coordinate Reference System (CRS) Configuration:</w:delText>
        </w:r>
      </w:del>
    </w:p>
    <w:p w14:paraId="45419DA6" w14:textId="1889C349" w:rsidR="0032219D" w:rsidRPr="00364B0B" w:rsidDel="00364B0B" w:rsidRDefault="002C69D6" w:rsidP="00364B0B">
      <w:pPr>
        <w:rPr>
          <w:del w:id="657" w:author="Bruno Ken Marchezepe" w:date="2026-08-22T20:46:00Z" w16du:dateUtc="2026-08-22T23:46:00Z"/>
          <w:sz w:val="32"/>
          <w:rPrChange w:id="658" w:author="Bruno Ken Marchezepe" w:date="2026-08-22T20:47:00Z" w16du:dateUtc="2026-08-22T23:47:00Z">
            <w:rPr>
              <w:del w:id="659" w:author="Bruno Ken Marchezepe" w:date="2026-08-22T20:46:00Z" w16du:dateUtc="2026-08-22T23:46:00Z"/>
              <w:highlight w:val="yellow"/>
            </w:rPr>
          </w:rPrChange>
        </w:rPr>
        <w:pPrChange w:id="660" w:author="Bruno Ken Marchezepe" w:date="2026-08-22T20:47:00Z" w16du:dateUtc="2026-08-22T23:47:00Z">
          <w:pPr>
            <w:pStyle w:val="Numerada"/>
          </w:pPr>
        </w:pPrChange>
      </w:pPr>
      <w:del w:id="661" w:author="Bruno Ken Marchezepe" w:date="2026-08-22T20:46:00Z" w16du:dateUtc="2026-08-22T23:46:00Z">
        <w:r w:rsidRPr="00364B0B" w:rsidDel="00364B0B">
          <w:rPr>
            <w:rPrChange w:id="662" w:author="Bruno Ken Marchezepe" w:date="2026-08-22T20:47:00Z" w16du:dateUtc="2026-08-22T23:47:00Z">
              <w:rPr>
                <w:sz w:val="19"/>
                <w:highlight w:val="yellow"/>
              </w:rPr>
            </w:rPrChange>
          </w:rPr>
          <w:delText>Click the Project CRS button in the bottom right corner of the QGIS interface (e.g., EPSG:...).</w:delText>
        </w:r>
      </w:del>
    </w:p>
    <w:p w14:paraId="0149B729" w14:textId="6AF13C3F" w:rsidR="0032219D" w:rsidRPr="00364B0B" w:rsidDel="00364B0B" w:rsidRDefault="002C69D6" w:rsidP="00364B0B">
      <w:pPr>
        <w:rPr>
          <w:del w:id="663" w:author="Bruno Ken Marchezepe" w:date="2026-08-22T20:46:00Z" w16du:dateUtc="2026-08-22T23:46:00Z"/>
          <w:sz w:val="32"/>
          <w:rPrChange w:id="664" w:author="Bruno Ken Marchezepe" w:date="2026-08-22T20:47:00Z" w16du:dateUtc="2026-08-22T23:47:00Z">
            <w:rPr>
              <w:del w:id="665" w:author="Bruno Ken Marchezepe" w:date="2026-08-22T20:46:00Z" w16du:dateUtc="2026-08-22T23:46:00Z"/>
              <w:highlight w:val="yellow"/>
            </w:rPr>
          </w:rPrChange>
        </w:rPr>
        <w:pPrChange w:id="666" w:author="Bruno Ken Marchezepe" w:date="2026-08-22T20:47:00Z" w16du:dateUtc="2026-08-22T23:47:00Z">
          <w:pPr>
            <w:pStyle w:val="Numerada"/>
          </w:pPr>
        </w:pPrChange>
      </w:pPr>
      <w:del w:id="667" w:author="Bruno Ken Marchezepe" w:date="2026-08-22T20:46:00Z" w16du:dateUtc="2026-08-22T23:46:00Z">
        <w:r w:rsidRPr="00364B0B" w:rsidDel="00364B0B">
          <w:rPr>
            <w:rPrChange w:id="668" w:author="Bruno Ken Marchezepe" w:date="2026-08-22T20:47:00Z" w16du:dateUtc="2026-08-22T23:47:00Z">
              <w:rPr>
                <w:sz w:val="19"/>
                <w:highlight w:val="yellow"/>
              </w:rPr>
            </w:rPrChange>
          </w:rPr>
          <w:delText>In the filter field, search for "SIRGAS 2000" and select EPSG: 4674. Click Apply and OK.</w:delText>
        </w:r>
      </w:del>
    </w:p>
    <w:p w14:paraId="040448CF" w14:textId="46EA3040" w:rsidR="0032219D" w:rsidRPr="00364B0B" w:rsidRDefault="002C69D6" w:rsidP="00364B0B">
      <w:pPr>
        <w:rPr>
          <w:ins w:id="669" w:author="Bruno Ken Marchezepe" w:date="2026-08-22T20:47:00Z" w16du:dateUtc="2026-08-22T23:47:00Z"/>
        </w:rPr>
      </w:pPr>
      <w:r w:rsidRPr="00364B0B">
        <w:rPr>
          <w:rPrChange w:id="670" w:author="Bruno Ken Marchezepe" w:date="2026-08-22T20:47:00Z" w16du:dateUtc="2026-08-22T23:47:00Z">
            <w:rPr>
              <w:sz w:val="19"/>
              <w:highlight w:val="yellow"/>
            </w:rPr>
          </w:rPrChange>
        </w:rPr>
        <w:t xml:space="preserve">Ensure all working vector layers are </w:t>
      </w:r>
      <w:del w:id="671" w:author="Bruno Ken Marchezepe" w:date="2026-08-22T20:47:00Z" w16du:dateUtc="2026-08-22T23:47:00Z">
        <w:r w:rsidRPr="00364B0B" w:rsidDel="00364B0B">
          <w:rPr>
            <w:rPrChange w:id="672" w:author="Bruno Ken Marchezepe" w:date="2026-08-22T20:47:00Z" w16du:dateUtc="2026-08-22T23:47:00Z">
              <w:rPr>
                <w:sz w:val="19"/>
                <w:highlight w:val="yellow"/>
              </w:rPr>
            </w:rPrChange>
          </w:rPr>
          <w:delText>re</w:delText>
        </w:r>
      </w:del>
      <w:r w:rsidRPr="00364B0B">
        <w:rPr>
          <w:rPrChange w:id="673" w:author="Bruno Ken Marchezepe" w:date="2026-08-22T20:47:00Z" w16du:dateUtc="2026-08-22T23:47:00Z">
            <w:rPr>
              <w:sz w:val="19"/>
              <w:highlight w:val="yellow"/>
            </w:rPr>
          </w:rPrChange>
        </w:rPr>
        <w:t xml:space="preserve">projected/set to </w:t>
      </w:r>
      <w:del w:id="674" w:author="Bruno Ken Marchezepe" w:date="2026-08-22T20:47:00Z" w16du:dateUtc="2026-08-22T23:47:00Z">
        <w:r w:rsidRPr="00364B0B" w:rsidDel="00364B0B">
          <w:rPr>
            <w:rPrChange w:id="675" w:author="Bruno Ken Marchezepe" w:date="2026-08-22T20:47:00Z" w16du:dateUtc="2026-08-22T23:47:00Z">
              <w:rPr>
                <w:sz w:val="19"/>
                <w:highlight w:val="yellow"/>
              </w:rPr>
            </w:rPrChange>
          </w:rPr>
          <w:delText>SIRGAS 2000</w:delText>
        </w:r>
      </w:del>
      <w:ins w:id="676" w:author="Bruno Ken Marchezepe" w:date="2026-08-22T20:47:00Z" w16du:dateUtc="2026-08-22T23:47:00Z">
        <w:r w:rsidR="00364B0B">
          <w:t>WGS84</w:t>
        </w:r>
      </w:ins>
      <w:r w:rsidRPr="00364B0B">
        <w:rPr>
          <w:rPrChange w:id="677" w:author="Bruno Ken Marchezepe" w:date="2026-08-22T20:47:00Z" w16du:dateUtc="2026-08-22T23:47:00Z">
            <w:rPr>
              <w:sz w:val="19"/>
              <w:highlight w:val="yellow"/>
            </w:rPr>
          </w:rPrChange>
        </w:rPr>
        <w:t xml:space="preserve"> (EPSG: 4</w:t>
      </w:r>
      <w:ins w:id="678" w:author="Bruno Ken Marchezepe" w:date="2026-08-22T20:47:00Z" w16du:dateUtc="2026-08-22T23:47:00Z">
        <w:r w:rsidR="00364B0B">
          <w:t>326</w:t>
        </w:r>
      </w:ins>
      <w:del w:id="679" w:author="Bruno Ken Marchezepe" w:date="2026-08-22T20:47:00Z" w16du:dateUtc="2026-08-22T23:47:00Z">
        <w:r w:rsidRPr="00364B0B" w:rsidDel="00364B0B">
          <w:rPr>
            <w:rPrChange w:id="680" w:author="Bruno Ken Marchezepe" w:date="2026-08-22T20:47:00Z" w16du:dateUtc="2026-08-22T23:47:00Z">
              <w:rPr>
                <w:sz w:val="19"/>
                <w:highlight w:val="yellow"/>
              </w:rPr>
            </w:rPrChange>
          </w:rPr>
          <w:delText>674</w:delText>
        </w:r>
      </w:del>
      <w:r w:rsidRPr="00364B0B">
        <w:rPr>
          <w:rPrChange w:id="681" w:author="Bruno Ken Marchezepe" w:date="2026-08-22T20:47:00Z" w16du:dateUtc="2026-08-22T23:47:00Z">
            <w:rPr>
              <w:sz w:val="19"/>
              <w:highlight w:val="yellow"/>
            </w:rPr>
          </w:rPrChange>
        </w:rPr>
        <w:t>)</w:t>
      </w:r>
      <w:del w:id="682" w:author="Bruno Ken Marchezepe" w:date="2026-08-22T20:47:00Z" w16du:dateUtc="2026-08-22T23:47:00Z">
        <w:r w:rsidRPr="00364B0B" w:rsidDel="00364B0B">
          <w:rPr>
            <w:rPrChange w:id="683" w:author="Bruno Ken Marchezepe" w:date="2026-08-22T20:47:00Z" w16du:dateUtc="2026-08-22T23:47:00Z">
              <w:rPr>
                <w:sz w:val="19"/>
                <w:highlight w:val="yellow"/>
              </w:rPr>
            </w:rPrChange>
          </w:rPr>
          <w:delText xml:space="preserve"> if originally loaded in WGS 84 (EPSG: 4326)</w:delText>
        </w:r>
      </w:del>
      <w:r w:rsidRPr="00364B0B">
        <w:rPr>
          <w:rPrChange w:id="684" w:author="Bruno Ken Marchezepe" w:date="2026-08-22T20:47:00Z" w16du:dateUtc="2026-08-22T23:47:00Z">
            <w:rPr>
              <w:sz w:val="19"/>
              <w:highlight w:val="yellow"/>
            </w:rPr>
          </w:rPrChange>
        </w:rPr>
        <w:t>.</w:t>
      </w:r>
      <w:ins w:id="685" w:author="Bruno Ken Marchezepe" w:date="2026-08-22T20:47:00Z" w16du:dateUtc="2026-08-22T23:47:00Z">
        <w:r w:rsidR="00364B0B">
          <w:t xml:space="preserve"> </w:t>
        </w:r>
      </w:ins>
      <w:ins w:id="686" w:author="Bruno Ken Marchezepe" w:date="2026-08-22T20:48:00Z" w16du:dateUtc="2026-08-22T23:48:00Z">
        <w:r w:rsidR="00364B0B">
          <w:t>Otherwise</w:t>
        </w:r>
      </w:ins>
      <w:ins w:id="687" w:author="Bruno Ken Marchezepe" w:date="2026-08-22T20:47:00Z" w16du:dateUtc="2026-08-22T23:47:00Z">
        <w:r w:rsidR="00364B0B">
          <w:t xml:space="preserve">, you </w:t>
        </w:r>
      </w:ins>
      <w:ins w:id="688" w:author="Bruno Ken Marchezepe" w:date="2026-08-22T20:48:00Z" w16du:dateUtc="2026-08-22T23:48:00Z">
        <w:r w:rsidR="00364B0B">
          <w:t>must</w:t>
        </w:r>
      </w:ins>
      <w:ins w:id="689" w:author="Bruno Ken Marchezepe" w:date="2026-08-22T20:47:00Z" w16du:dateUtc="2026-08-22T23:47:00Z">
        <w:r w:rsidR="00364B0B">
          <w:t xml:space="preserve"> reproject it to not have any troubl</w:t>
        </w:r>
      </w:ins>
      <w:ins w:id="690" w:author="Bruno Ken Marchezepe" w:date="2026-08-22T20:48:00Z" w16du:dateUtc="2026-08-22T23:48:00Z">
        <w:r w:rsidR="00364B0B">
          <w:t xml:space="preserve">e while importing or </w:t>
        </w:r>
      </w:ins>
      <w:ins w:id="691" w:author="Bruno Ken Marchezepe" w:date="2026-08-22T20:49:00Z" w16du:dateUtc="2026-08-22T23:49:00Z">
        <w:r w:rsidR="00364B0B">
          <w:t>handling the layers.</w:t>
        </w:r>
      </w:ins>
    </w:p>
    <w:p w14:paraId="02B39257" w14:textId="1DFDC6ED" w:rsidR="00CD4E9E" w:rsidRDefault="00CD4E9E">
      <w:pPr>
        <w:spacing w:after="200"/>
        <w:ind w:firstLine="0"/>
        <w:jc w:val="left"/>
        <w:rPr>
          <w:ins w:id="692" w:author="Bruno Ken Marchezepe" w:date="2026-08-23T19:33:00Z" w16du:dateUtc="2026-08-23T22:33:00Z"/>
        </w:rPr>
      </w:pPr>
      <w:ins w:id="693" w:author="Bruno Ken Marchezepe" w:date="2026-08-23T19:33:00Z" w16du:dateUtc="2026-08-23T22:33:00Z">
        <w:r>
          <w:br w:type="page"/>
        </w:r>
      </w:ins>
    </w:p>
    <w:p w14:paraId="2BC5408D" w14:textId="2A3FCBC9" w:rsidR="00364B0B" w:rsidRPr="00364B0B" w:rsidDel="00CD4E9E" w:rsidRDefault="00364B0B" w:rsidP="00513E07">
      <w:pPr>
        <w:pStyle w:val="Ttulo3"/>
        <w:rPr>
          <w:del w:id="694" w:author="Bruno Ken Marchezepe" w:date="2026-08-23T19:33:00Z" w16du:dateUtc="2026-08-23T22:33:00Z"/>
          <w:color w:val="4F6228" w:themeColor="accent3" w:themeShade="80"/>
          <w:rPrChange w:id="695" w:author="Bruno Ken Marchezepe" w:date="2026-08-22T20:47:00Z" w16du:dateUtc="2026-08-22T23:47:00Z">
            <w:rPr>
              <w:del w:id="696" w:author="Bruno Ken Marchezepe" w:date="2026-08-23T19:33:00Z" w16du:dateUtc="2026-08-23T22:33:00Z"/>
              <w:highlight w:val="yellow"/>
            </w:rPr>
          </w:rPrChange>
        </w:rPr>
        <w:pPrChange w:id="697" w:author="Bruno Ken Marchezepe" w:date="2026-08-23T21:40:00Z" w16du:dateUtc="2026-08-24T00:40:00Z">
          <w:pPr>
            <w:pStyle w:val="Numerada"/>
          </w:pPr>
        </w:pPrChange>
      </w:pPr>
    </w:p>
    <w:p w14:paraId="3369E76C" w14:textId="77777777" w:rsidR="0032219D" w:rsidRPr="00364B0B" w:rsidRDefault="002C69D6" w:rsidP="00513E07">
      <w:pPr>
        <w:pStyle w:val="Ttulo3"/>
        <w:rPr>
          <w:color w:val="4F6228" w:themeColor="accent3" w:themeShade="80"/>
          <w:rPrChange w:id="698" w:author="Bruno Ken Marchezepe" w:date="2026-08-22T20:50:00Z" w16du:dateUtc="2026-08-22T23:50:00Z">
            <w:rPr>
              <w:highlight w:val="yellow"/>
            </w:rPr>
          </w:rPrChange>
        </w:rPr>
        <w:pPrChange w:id="699" w:author="Bruno Ken Marchezepe" w:date="2026-08-23T21:40:00Z" w16du:dateUtc="2026-08-24T00:40:00Z">
          <w:pPr/>
        </w:pPrChange>
      </w:pPr>
      <w:del w:id="700" w:author="Bruno Ken Marchezepe" w:date="2026-08-22T20:49:00Z" w16du:dateUtc="2026-08-22T23:49:00Z">
        <w:r w:rsidRPr="00364B0B" w:rsidDel="00364B0B">
          <w:rPr>
            <w:color w:val="4F6228" w:themeColor="accent3" w:themeShade="80"/>
            <w:rPrChange w:id="701" w:author="Bruno Ken Marchezepe" w:date="2026-08-22T20:50:00Z" w16du:dateUtc="2026-08-22T23:50:00Z">
              <w:rPr>
                <w:b/>
                <w:color w:val="1A5276"/>
                <w:highlight w:val="yellow"/>
              </w:rPr>
            </w:rPrChange>
          </w:rPr>
          <w:delText xml:space="preserve">6. </w:delText>
        </w:r>
      </w:del>
      <w:r w:rsidRPr="00364B0B">
        <w:rPr>
          <w:color w:val="4F6228" w:themeColor="accent3" w:themeShade="80"/>
          <w:rPrChange w:id="702" w:author="Bruno Ken Marchezepe" w:date="2026-08-22T20:50:00Z" w16du:dateUtc="2026-08-22T23:50:00Z">
            <w:rPr>
              <w:b/>
              <w:color w:val="1A5276"/>
              <w:highlight w:val="yellow"/>
            </w:rPr>
          </w:rPrChange>
        </w:rPr>
        <w:t>Calculating the Water Table / Potentiometric</w:t>
      </w:r>
      <w:r w:rsidRPr="00364B0B">
        <w:rPr>
          <w:color w:val="4F6228" w:themeColor="accent3" w:themeShade="80"/>
          <w:rPrChange w:id="703" w:author="Bruno Ken Marchezepe" w:date="2026-08-22T20:50:00Z" w16du:dateUtc="2026-08-22T23:50:00Z">
            <w:rPr>
              <w:b/>
              <w:color w:val="1A5276"/>
              <w:highlight w:val="yellow"/>
            </w:rPr>
          </w:rPrChange>
        </w:rPr>
        <w:t xml:space="preserve"> Head</w:t>
      </w:r>
    </w:p>
    <w:p w14:paraId="00DFDE63" w14:textId="627C4828" w:rsidR="0032219D" w:rsidRPr="00364B0B" w:rsidRDefault="002C69D6" w:rsidP="00364B0B">
      <w:pPr>
        <w:rPr>
          <w:sz w:val="32"/>
          <w:rPrChange w:id="704" w:author="Bruno Ken Marchezepe" w:date="2026-08-22T20:49:00Z" w16du:dateUtc="2026-08-22T23:49:00Z">
            <w:rPr>
              <w:highlight w:val="yellow"/>
            </w:rPr>
          </w:rPrChange>
        </w:rPr>
      </w:pPr>
      <w:r w:rsidRPr="00364B0B">
        <w:rPr>
          <w:rPrChange w:id="705" w:author="Bruno Ken Marchezepe" w:date="2026-08-22T20:50:00Z" w16du:dateUtc="2026-08-22T23:50:00Z">
            <w:rPr>
              <w:sz w:val="20"/>
              <w:highlight w:val="yellow"/>
            </w:rPr>
          </w:rPrChange>
        </w:rPr>
        <w:t>G</w:t>
      </w:r>
      <w:r w:rsidRPr="00364B0B">
        <w:rPr>
          <w:rPrChange w:id="706" w:author="Bruno Ken Marchezepe" w:date="2026-08-22T20:50:00Z" w16du:dateUtc="2026-08-22T23:50:00Z">
            <w:rPr>
              <w:sz w:val="20"/>
              <w:highlight w:val="yellow"/>
            </w:rPr>
          </w:rPrChange>
        </w:rPr>
        <w:t>roundwater</w:t>
      </w:r>
      <w:r w:rsidRPr="00364B0B">
        <w:rPr>
          <w:rPrChange w:id="707" w:author="Bruno Ken Marchezepe" w:date="2026-08-22T20:50:00Z" w16du:dateUtc="2026-08-22T23:50:00Z">
            <w:rPr>
              <w:sz w:val="20"/>
              <w:highlight w:val="yellow"/>
            </w:rPr>
          </w:rPrChange>
        </w:rPr>
        <w:t xml:space="preserve"> hydraulic head / water table elevation is calculated by subtracting the static water level</w:t>
      </w:r>
      <w:r w:rsidRPr="00364B0B">
        <w:rPr>
          <w:rPrChange w:id="708" w:author="Bruno Ken Marchezepe" w:date="2026-08-22T20:49:00Z" w16du:dateUtc="2026-08-22T23:49:00Z">
            <w:rPr>
              <w:sz w:val="20"/>
              <w:highlight w:val="yellow"/>
            </w:rPr>
          </w:rPrChange>
        </w:rPr>
        <w:t xml:space="preserve"> depth (</w:t>
      </w:r>
      <w:del w:id="709" w:author="Bruno Ken Marchezepe" w:date="2026-08-22T20:50:00Z" w16du:dateUtc="2026-08-22T23:50:00Z">
        <w:r w:rsidRPr="00364B0B" w:rsidDel="00364B0B">
          <w:rPr>
            <w:rPrChange w:id="710" w:author="Bruno Ken Marchezepe" w:date="2026-08-22T20:49:00Z" w16du:dateUtc="2026-08-22T23:49:00Z">
              <w:rPr>
                <w:sz w:val="20"/>
                <w:highlight w:val="yellow"/>
              </w:rPr>
            </w:rPrChange>
          </w:rPr>
          <w:delText>Nível Estático</w:delText>
        </w:r>
      </w:del>
      <w:ins w:id="711" w:author="Bruno Ken Marchezepe" w:date="2026-08-22T20:50:00Z" w16du:dateUtc="2026-08-22T23:50:00Z">
        <w:r w:rsidR="00364B0B">
          <w:t xml:space="preserve">Static </w:t>
        </w:r>
      </w:ins>
      <w:ins w:id="712" w:author="Bruno Ken Marchezepe" w:date="2026-08-22T20:51:00Z" w16du:dateUtc="2026-08-22T23:51:00Z">
        <w:r w:rsidR="00364B0B">
          <w:t xml:space="preserve">Water </w:t>
        </w:r>
      </w:ins>
      <w:ins w:id="713" w:author="Bruno Ken Marchezepe" w:date="2026-08-22T20:50:00Z" w16du:dateUtc="2026-08-22T23:50:00Z">
        <w:r w:rsidR="00364B0B">
          <w:t>Level</w:t>
        </w:r>
      </w:ins>
      <w:r w:rsidRPr="00364B0B">
        <w:rPr>
          <w:rPrChange w:id="714" w:author="Bruno Ken Marchezepe" w:date="2026-08-22T20:49:00Z" w16du:dateUtc="2026-08-22T23:49:00Z">
            <w:rPr>
              <w:sz w:val="20"/>
              <w:highlight w:val="yellow"/>
            </w:rPr>
          </w:rPrChange>
        </w:rPr>
        <w:t xml:space="preserve"> – </w:t>
      </w:r>
      <w:del w:id="715" w:author="Bruno Ken Marchezepe" w:date="2026-08-22T20:51:00Z" w16du:dateUtc="2026-08-22T23:51:00Z">
        <w:r w:rsidRPr="00364B0B" w:rsidDel="00364B0B">
          <w:rPr>
            <w:rPrChange w:id="716" w:author="Bruno Ken Marchezepe" w:date="2026-08-22T20:49:00Z" w16du:dateUtc="2026-08-22T23:49:00Z">
              <w:rPr>
                <w:sz w:val="20"/>
                <w:highlight w:val="yellow"/>
              </w:rPr>
            </w:rPrChange>
          </w:rPr>
          <w:delText>NE</w:delText>
        </w:r>
      </w:del>
      <w:ins w:id="717" w:author="Bruno Ken Marchezepe" w:date="2026-08-22T20:51:00Z" w16du:dateUtc="2026-08-22T23:51:00Z">
        <w:r w:rsidR="00364B0B">
          <w:t>SWL</w:t>
        </w:r>
      </w:ins>
      <w:r w:rsidRPr="00364B0B">
        <w:rPr>
          <w:rPrChange w:id="718" w:author="Bruno Ken Marchezepe" w:date="2026-08-22T20:49:00Z" w16du:dateUtc="2026-08-22T23:49:00Z">
            <w:rPr>
              <w:sz w:val="20"/>
              <w:highlight w:val="yellow"/>
            </w:rPr>
          </w:rPrChange>
        </w:rPr>
        <w:t>) from the surface ground elevation at each well point:</w:t>
      </w:r>
    </w:p>
    <w:tbl>
      <w:tblPr>
        <w:tblW w:w="0" w:type="auto"/>
        <w:jc w:val="center"/>
        <w:tblLayout w:type="fixed"/>
        <w:tblLook w:val="04A0" w:firstRow="1" w:lastRow="0" w:firstColumn="1" w:lastColumn="0" w:noHBand="0" w:noVBand="1"/>
      </w:tblPr>
      <w:tblGrid>
        <w:gridCol w:w="9792"/>
      </w:tblGrid>
      <w:tr w:rsidR="0032219D" w:rsidRPr="00364B0B" w14:paraId="21697773" w14:textId="77777777" w:rsidTr="00364B0B">
        <w:trPr>
          <w:jc w:val="center"/>
        </w:trPr>
        <w:tc>
          <w:tcPr>
            <w:tcW w:w="9792" w:type="dxa"/>
            <w:tcBorders>
              <w:left w:val="single" w:sz="36" w:space="0" w:color="4F6228"/>
            </w:tcBorders>
            <w:shd w:val="clear" w:color="auto" w:fill="F4F7F9"/>
            <w:tcMar>
              <w:top w:w="120" w:type="dxa"/>
              <w:left w:w="180" w:type="dxa"/>
              <w:bottom w:w="120" w:type="dxa"/>
              <w:right w:w="180" w:type="dxa"/>
            </w:tcMar>
          </w:tcPr>
          <w:p w14:paraId="27632404" w14:textId="74265976" w:rsidR="0032219D" w:rsidRPr="00364B0B" w:rsidRDefault="002C69D6" w:rsidP="00364B0B">
            <w:pPr>
              <w:ind w:firstLine="0"/>
              <w:rPr>
                <w:sz w:val="32"/>
                <w:rPrChange w:id="719" w:author="Bruno Ken Marchezepe" w:date="2026-08-22T20:50:00Z" w16du:dateUtc="2026-08-22T23:50:00Z">
                  <w:rPr>
                    <w:highlight w:val="yellow"/>
                  </w:rPr>
                </w:rPrChange>
              </w:rPr>
              <w:pPrChange w:id="720" w:author="Bruno Ken Marchezepe" w:date="2026-08-22T20:51:00Z" w16du:dateUtc="2026-08-22T23:51:00Z">
                <w:pPr/>
              </w:pPrChange>
            </w:pPr>
            <w:r w:rsidRPr="00364B0B">
              <w:rPr>
                <w:b/>
                <w:color w:val="4F6228" w:themeColor="accent3" w:themeShade="80"/>
                <w:rPrChange w:id="721" w:author="Bruno Ken Marchezepe" w:date="2026-08-22T20:51:00Z" w16du:dateUtc="2026-08-22T23:51:00Z">
                  <w:rPr>
                    <w:b/>
                    <w:color w:val="1A5276"/>
                    <w:sz w:val="19"/>
                    <w:highlight w:val="yellow"/>
                  </w:rPr>
                </w:rPrChange>
              </w:rPr>
              <w:t>Head Calculation Formula:</w:t>
            </w:r>
            <w:del w:id="722" w:author="Bruno Ken Marchezepe" w:date="2026-08-22T20:50:00Z" w16du:dateUtc="2026-08-22T23:50:00Z">
              <w:r w:rsidRPr="00364B0B" w:rsidDel="00364B0B">
                <w:rPr>
                  <w:b/>
                  <w:color w:val="4F6228" w:themeColor="accent3" w:themeShade="80"/>
                  <w:rPrChange w:id="723" w:author="Bruno Ken Marchezepe" w:date="2026-08-22T20:51:00Z" w16du:dateUtc="2026-08-22T23:51:00Z">
                    <w:rPr>
                      <w:b/>
                      <w:color w:val="1A5276"/>
                      <w:sz w:val="19"/>
                      <w:highlight w:val="yellow"/>
                    </w:rPr>
                  </w:rPrChange>
                </w:rPr>
                <w:br/>
              </w:r>
            </w:del>
            <w:ins w:id="724" w:author="Bruno Ken Marchezepe" w:date="2026-08-22T20:50:00Z" w16du:dateUtc="2026-08-22T23:50:00Z">
              <w:r w:rsidR="00364B0B" w:rsidRPr="00364B0B">
                <w:rPr>
                  <w:color w:val="4F6228" w:themeColor="accent3" w:themeShade="80"/>
                  <w:rPrChange w:id="725" w:author="Bruno Ken Marchezepe" w:date="2026-08-22T20:51:00Z" w16du:dateUtc="2026-08-22T23:51:00Z">
                    <w:rPr>
                      <w:highlight w:val="yellow"/>
                    </w:rPr>
                  </w:rPrChange>
                </w:rPr>
                <w:t xml:space="preserve"> </w:t>
              </w:r>
            </w:ins>
            <w:r w:rsidRPr="00364B0B">
              <w:rPr>
                <w:rPrChange w:id="726" w:author="Bruno Ken Marchezepe" w:date="2026-08-22T20:50:00Z" w16du:dateUtc="2026-08-22T23:50:00Z">
                  <w:rPr>
                    <w:sz w:val="19"/>
                    <w:highlight w:val="yellow"/>
                  </w:rPr>
                </w:rPrChange>
              </w:rPr>
              <w:t>Water Table Head (</w:t>
            </w:r>
            <w:del w:id="727" w:author="Bruno Ken Marchezepe" w:date="2026-08-22T20:53:00Z" w16du:dateUtc="2026-08-22T23:53:00Z">
              <w:r w:rsidRPr="00364B0B" w:rsidDel="00364B0B">
                <w:rPr>
                  <w:rPrChange w:id="728" w:author="Bruno Ken Marchezepe" w:date="2026-08-22T20:50:00Z" w16du:dateUtc="2026-08-22T23:50:00Z">
                    <w:rPr>
                      <w:sz w:val="19"/>
                      <w:highlight w:val="yellow"/>
                    </w:rPr>
                  </w:rPrChange>
                </w:rPr>
                <w:delText>na_freatic</w:delText>
              </w:r>
            </w:del>
            <w:ins w:id="729" w:author="Bruno Ken Marchezepe" w:date="2026-08-22T20:53:00Z" w16du:dateUtc="2026-08-22T23:53:00Z">
              <w:r w:rsidR="00364B0B">
                <w:t>WTH</w:t>
              </w:r>
            </w:ins>
            <w:r w:rsidRPr="00364B0B">
              <w:rPr>
                <w:rPrChange w:id="730" w:author="Bruno Ken Marchezepe" w:date="2026-08-22T20:50:00Z" w16du:dateUtc="2026-08-22T23:50:00Z">
                  <w:rPr>
                    <w:sz w:val="19"/>
                    <w:highlight w:val="yellow"/>
                  </w:rPr>
                </w:rPrChange>
              </w:rPr>
              <w:t xml:space="preserve">) = </w:t>
            </w:r>
            <w:r w:rsidRPr="00364B0B">
              <w:rPr>
                <w:rPrChange w:id="731" w:author="Bruno Ken Marchezepe" w:date="2026-08-22T20:50:00Z" w16du:dateUtc="2026-08-22T23:50:00Z">
                  <w:rPr>
                    <w:sz w:val="19"/>
                    <w:highlight w:val="yellow"/>
                  </w:rPr>
                </w:rPrChange>
              </w:rPr>
              <w:t xml:space="preserve">Ground </w:t>
            </w:r>
            <w:r w:rsidRPr="00364B0B">
              <w:rPr>
                <w:rPrChange w:id="732" w:author="Bruno Ken Marchezepe" w:date="2026-08-22T20:50:00Z" w16du:dateUtc="2026-08-22T23:50:00Z">
                  <w:rPr>
                    <w:sz w:val="19"/>
                    <w:highlight w:val="yellow"/>
                  </w:rPr>
                </w:rPrChange>
              </w:rPr>
              <w:t>Surface Elevation (</w:t>
            </w:r>
            <w:del w:id="733" w:author="Bruno Ken Marchezepe" w:date="2026-08-22T20:51:00Z" w16du:dateUtc="2026-08-22T23:51:00Z">
              <w:r w:rsidRPr="00364B0B" w:rsidDel="00364B0B">
                <w:rPr>
                  <w:rPrChange w:id="734" w:author="Bruno Ken Marchezepe" w:date="2026-08-22T20:50:00Z" w16du:dateUtc="2026-08-22T23:50:00Z">
                    <w:rPr>
                      <w:sz w:val="19"/>
                      <w:highlight w:val="yellow"/>
                    </w:rPr>
                  </w:rPrChange>
                </w:rPr>
                <w:delText>dem</w:delText>
              </w:r>
            </w:del>
            <w:ins w:id="735" w:author="Bruno Ken Marchezepe" w:date="2026-08-22T20:52:00Z" w16du:dateUtc="2026-08-22T23:52:00Z">
              <w:r w:rsidR="00364B0B">
                <w:t>GSE</w:t>
              </w:r>
            </w:ins>
            <w:r w:rsidRPr="00364B0B">
              <w:rPr>
                <w:rPrChange w:id="736" w:author="Bruno Ken Marchezepe" w:date="2026-08-22T20:50:00Z" w16du:dateUtc="2026-08-22T23:50:00Z">
                  <w:rPr>
                    <w:sz w:val="19"/>
                    <w:highlight w:val="yellow"/>
                  </w:rPr>
                </w:rPrChange>
              </w:rPr>
              <w:t>) − Static Water Level Depth (</w:t>
            </w:r>
            <w:del w:id="737" w:author="Bruno Ken Marchezepe" w:date="2026-08-22T20:51:00Z" w16du:dateUtc="2026-08-22T23:51:00Z">
              <w:r w:rsidRPr="00364B0B" w:rsidDel="00364B0B">
                <w:rPr>
                  <w:rPrChange w:id="738" w:author="Bruno Ken Marchezepe" w:date="2026-08-22T20:50:00Z" w16du:dateUtc="2026-08-22T23:50:00Z">
                    <w:rPr>
                      <w:sz w:val="19"/>
                      <w:highlight w:val="yellow"/>
                    </w:rPr>
                  </w:rPrChange>
                </w:rPr>
                <w:delText>ne</w:delText>
              </w:r>
            </w:del>
            <w:ins w:id="739" w:author="Bruno Ken Marchezepe" w:date="2026-08-22T20:51:00Z" w16du:dateUtc="2026-08-22T23:51:00Z">
              <w:r w:rsidR="00364B0B">
                <w:t>SWL</w:t>
              </w:r>
            </w:ins>
            <w:r w:rsidRPr="00364B0B">
              <w:rPr>
                <w:rPrChange w:id="740" w:author="Bruno Ken Marchezepe" w:date="2026-08-22T20:50:00Z" w16du:dateUtc="2026-08-22T23:50:00Z">
                  <w:rPr>
                    <w:sz w:val="19"/>
                    <w:highlight w:val="yellow"/>
                  </w:rPr>
                </w:rPrChange>
              </w:rPr>
              <w:t>)</w:t>
            </w:r>
          </w:p>
        </w:tc>
      </w:tr>
    </w:tbl>
    <w:p w14:paraId="661830C5" w14:textId="77777777" w:rsidR="0032219D" w:rsidRPr="00364B0B" w:rsidRDefault="0032219D" w:rsidP="00CD4E9E">
      <w:pPr>
        <w:rPr>
          <w:rPrChange w:id="741" w:author="Bruno Ken Marchezepe" w:date="2026-08-22T20:50:00Z" w16du:dateUtc="2026-08-22T23:50:00Z">
            <w:rPr>
              <w:highlight w:val="yellow"/>
            </w:rPr>
          </w:rPrChange>
        </w:rPr>
      </w:pPr>
    </w:p>
    <w:p w14:paraId="5A56461B" w14:textId="03B0289D" w:rsidR="0032219D" w:rsidRPr="009B2436" w:rsidDel="00364B0B" w:rsidRDefault="002C69D6" w:rsidP="009B2436">
      <w:pPr>
        <w:pStyle w:val="PargrafodaLista"/>
        <w:numPr>
          <w:ilvl w:val="0"/>
          <w:numId w:val="23"/>
        </w:numPr>
        <w:rPr>
          <w:del w:id="742" w:author="Bruno Ken Marchezepe" w:date="2026-08-22T20:50:00Z" w16du:dateUtc="2026-08-22T23:50:00Z"/>
          <w:sz w:val="32"/>
          <w:rPrChange w:id="743" w:author="Bruno Ken Marchezepe" w:date="2026-08-23T21:13:00Z" w16du:dateUtc="2026-08-24T00:13:00Z">
            <w:rPr>
              <w:del w:id="744" w:author="Bruno Ken Marchezepe" w:date="2026-08-22T20:50:00Z" w16du:dateUtc="2026-08-22T23:50:00Z"/>
              <w:highlight w:val="yellow"/>
            </w:rPr>
          </w:rPrChange>
        </w:rPr>
        <w:pPrChange w:id="745" w:author="Bruno Ken Marchezepe" w:date="2026-08-23T21:13:00Z" w16du:dateUtc="2026-08-24T00:13:00Z">
          <w:pPr/>
        </w:pPrChange>
      </w:pPr>
      <w:del w:id="746" w:author="Bruno Ken Marchezepe" w:date="2026-08-22T20:50:00Z" w16du:dateUtc="2026-08-22T23:50:00Z">
        <w:r w:rsidRPr="00CD4E9E" w:rsidDel="00364B0B">
          <w:rPr>
            <w:rPrChange w:id="747" w:author="Bruno Ken Marchezepe" w:date="2026-08-23T19:34:00Z" w16du:dateUtc="2026-08-23T22:34:00Z">
              <w:rPr>
                <w:b/>
                <w:color w:val="2874A6"/>
                <w:sz w:val="21"/>
                <w:highlight w:val="yellow"/>
              </w:rPr>
            </w:rPrChange>
          </w:rPr>
          <w:delText>6.2 Computing Hydraulic Head via Field Calculator:</w:delText>
        </w:r>
      </w:del>
    </w:p>
    <w:p w14:paraId="3ACC57FE" w14:textId="123D9E1E" w:rsidR="0032219D" w:rsidRPr="00CD4E9E" w:rsidDel="009B2436" w:rsidRDefault="002C69D6" w:rsidP="009B2436">
      <w:pPr>
        <w:pStyle w:val="PargrafodaLista"/>
        <w:numPr>
          <w:ilvl w:val="0"/>
          <w:numId w:val="23"/>
        </w:numPr>
        <w:rPr>
          <w:moveFrom w:id="748" w:author="Bruno Ken Marchezepe" w:date="2026-08-23T21:13:00Z" w16du:dateUtc="2026-08-24T00:13:00Z"/>
          <w:sz w:val="32"/>
          <w:rPrChange w:id="749" w:author="Bruno Ken Marchezepe" w:date="2026-08-23T19:34:00Z" w16du:dateUtc="2026-08-23T22:34:00Z">
            <w:rPr>
              <w:moveFrom w:id="750" w:author="Bruno Ken Marchezepe" w:date="2026-08-23T21:13:00Z" w16du:dateUtc="2026-08-24T00:13:00Z"/>
              <w:highlight w:val="yellow"/>
            </w:rPr>
          </w:rPrChange>
        </w:rPr>
        <w:pPrChange w:id="751" w:author="Bruno Ken Marchezepe" w:date="2026-08-23T21:13:00Z" w16du:dateUtc="2026-08-24T00:13:00Z">
          <w:pPr>
            <w:pStyle w:val="Numerada"/>
          </w:pPr>
        </w:pPrChange>
      </w:pPr>
      <w:r w:rsidRPr="00CD4E9E">
        <w:rPr>
          <w:rPrChange w:id="752" w:author="Bruno Ken Marchezepe" w:date="2026-08-23T19:34:00Z" w16du:dateUtc="2026-08-23T22:34:00Z">
            <w:rPr>
              <w:sz w:val="19"/>
              <w:highlight w:val="yellow"/>
            </w:rPr>
          </w:rPrChange>
        </w:rPr>
        <w:t xml:space="preserve">Right-click on </w:t>
      </w:r>
      <w:del w:id="753" w:author="Bruno Ken Marchezepe" w:date="2026-08-23T21:11:00Z" w16du:dateUtc="2026-08-24T00:11:00Z">
        <w:r w:rsidRPr="00CD4E9E" w:rsidDel="009B2436">
          <w:rPr>
            <w:rPrChange w:id="754" w:author="Bruno Ken Marchezepe" w:date="2026-08-23T19:34:00Z" w16du:dateUtc="2026-08-23T22:34:00Z">
              <w:rPr>
                <w:sz w:val="19"/>
                <w:highlight w:val="yellow"/>
              </w:rPr>
            </w:rPrChange>
          </w:rPr>
          <w:delText>pocos_mde</w:delText>
        </w:r>
      </w:del>
      <w:ins w:id="755" w:author="Bruno Ken Marchezepe" w:date="2026-08-23T21:12:00Z" w16du:dateUtc="2026-08-24T00:12:00Z">
        <w:r w:rsidR="009B2436">
          <w:t>c</w:t>
        </w:r>
      </w:ins>
      <w:ins w:id="756" w:author="Bruno Ken Marchezepe" w:date="2026-08-23T21:11:00Z" w16du:dateUtc="2026-08-24T00:11:00Z">
        <w:r w:rsidR="009B2436">
          <w:t>atawba_</w:t>
        </w:r>
      </w:ins>
      <w:ins w:id="757" w:author="Bruno Ken Marchezepe" w:date="2026-08-23T21:12:00Z" w16du:dateUtc="2026-08-24T00:12:00Z">
        <w:r w:rsidR="009B2436">
          <w:t>basiin_wells_filtered_XY</w:t>
        </w:r>
      </w:ins>
      <w:ins w:id="758" w:author="Bruno Ken Marchezepe" w:date="2026-08-23T21:13:00Z" w16du:dateUtc="2026-08-24T00:13:00Z">
        <w:r w:rsidR="009B2436">
          <w:t>Tableto</w:t>
        </w:r>
      </w:ins>
      <w:ins w:id="759" w:author="Bruno Ken Marchezepe" w:date="2026-08-23T21:12:00Z" w16du:dateUtc="2026-08-24T00:12:00Z">
        <w:r w:rsidR="009B2436">
          <w:t>Points</w:t>
        </w:r>
      </w:ins>
      <w:r w:rsidRPr="00CD4E9E">
        <w:rPr>
          <w:rPrChange w:id="760" w:author="Bruno Ken Marchezepe" w:date="2026-08-23T19:34:00Z" w16du:dateUtc="2026-08-23T22:34:00Z">
            <w:rPr>
              <w:sz w:val="19"/>
              <w:highlight w:val="yellow"/>
            </w:rPr>
          </w:rPrChange>
        </w:rPr>
        <w:t xml:space="preserve"> and select </w:t>
      </w:r>
      <w:del w:id="761" w:author="Bruno Ken Marchezepe" w:date="2026-08-23T21:13:00Z" w16du:dateUtc="2026-08-24T00:13:00Z">
        <w:r w:rsidRPr="009B2436" w:rsidDel="009B2436">
          <w:rPr>
            <w:b/>
            <w:bCs/>
            <w:rPrChange w:id="762" w:author="Bruno Ken Marchezepe" w:date="2026-08-23T21:13:00Z" w16du:dateUtc="2026-08-24T00:13:00Z">
              <w:rPr>
                <w:sz w:val="19"/>
                <w:highlight w:val="yellow"/>
              </w:rPr>
            </w:rPrChange>
          </w:rPr>
          <w:delText xml:space="preserve">Open </w:delText>
        </w:r>
      </w:del>
      <w:r w:rsidRPr="009B2436">
        <w:rPr>
          <w:b/>
          <w:bCs/>
          <w:rPrChange w:id="763" w:author="Bruno Ken Marchezepe" w:date="2026-08-23T21:13:00Z" w16du:dateUtc="2026-08-24T00:13:00Z">
            <w:rPr>
              <w:sz w:val="19"/>
              <w:highlight w:val="yellow"/>
            </w:rPr>
          </w:rPrChange>
        </w:rPr>
        <w:t>Attribute Table</w:t>
      </w:r>
      <w:r w:rsidRPr="00CD4E9E">
        <w:rPr>
          <w:rPrChange w:id="764" w:author="Bruno Ken Marchezepe" w:date="2026-08-23T19:34:00Z" w16du:dateUtc="2026-08-23T22:34:00Z">
            <w:rPr>
              <w:sz w:val="19"/>
              <w:highlight w:val="yellow"/>
            </w:rPr>
          </w:rPrChange>
        </w:rPr>
        <w:t xml:space="preserve">. </w:t>
      </w:r>
      <w:moveFromRangeStart w:id="765" w:author="Bruno Ken Marchezepe" w:date="2026-08-23T21:13:00Z" w:name="move238412040"/>
      <w:moveFrom w:id="766" w:author="Bruno Ken Marchezepe" w:date="2026-08-23T21:13:00Z" w16du:dateUtc="2026-08-24T00:13:00Z">
        <w:r w:rsidRPr="00CD4E9E" w:rsidDel="009B2436">
          <w:rPr>
            <w:rPrChange w:id="767" w:author="Bruno Ken Marchezepe" w:date="2026-08-23T19:34:00Z" w16du:dateUtc="2026-08-23T22:34:00Z">
              <w:rPr>
                <w:sz w:val="19"/>
                <w:highlight w:val="yellow"/>
              </w:rPr>
            </w:rPrChange>
          </w:rPr>
          <w:t>Notice the new dem column. (Ref: Tutorial Figs. 16 &amp; 17)</w:t>
        </w:r>
      </w:moveFrom>
    </w:p>
    <w:p w14:paraId="4C58917A" w14:textId="320692F1" w:rsidR="0032219D" w:rsidRPr="00CD4E9E" w:rsidDel="009B2436" w:rsidRDefault="002C69D6" w:rsidP="009B2436">
      <w:pPr>
        <w:pStyle w:val="PargrafodaLista"/>
        <w:numPr>
          <w:ilvl w:val="0"/>
          <w:numId w:val="23"/>
        </w:numPr>
        <w:rPr>
          <w:moveFrom w:id="768" w:author="Bruno Ken Marchezepe" w:date="2026-08-23T21:13:00Z" w16du:dateUtc="2026-08-24T00:13:00Z"/>
          <w:sz w:val="32"/>
          <w:rPrChange w:id="769" w:author="Bruno Ken Marchezepe" w:date="2026-08-23T19:34:00Z" w16du:dateUtc="2026-08-23T22:34:00Z">
            <w:rPr>
              <w:moveFrom w:id="770" w:author="Bruno Ken Marchezepe" w:date="2026-08-23T21:13:00Z" w16du:dateUtc="2026-08-24T00:13:00Z"/>
              <w:highlight w:val="yellow"/>
            </w:rPr>
          </w:rPrChange>
        </w:rPr>
        <w:pPrChange w:id="771" w:author="Bruno Ken Marchezepe" w:date="2026-08-23T21:13:00Z" w16du:dateUtc="2026-08-24T00:13:00Z">
          <w:pPr>
            <w:pStyle w:val="Numerada"/>
          </w:pPr>
        </w:pPrChange>
      </w:pPr>
      <w:moveFrom w:id="772" w:author="Bruno Ken Marchezepe" w:date="2026-08-23T21:13:00Z" w16du:dateUtc="2026-08-24T00:13:00Z">
        <w:r w:rsidRPr="00CD4E9E" w:rsidDel="009B2436">
          <w:rPr>
            <w:rPrChange w:id="773" w:author="Bruno Ken Marchezepe" w:date="2026-08-23T19:34:00Z" w16du:dateUtc="2026-08-23T22:34:00Z">
              <w:rPr>
                <w:sz w:val="19"/>
                <w:highlight w:val="yellow"/>
              </w:rPr>
            </w:rPrChange>
          </w:rPr>
          <w:t>Click the Open Field Calculator icon (Ctrl + I).</w:t>
        </w:r>
      </w:moveFrom>
    </w:p>
    <w:p w14:paraId="7CD1C5DD" w14:textId="4DE43D9F" w:rsidR="0032219D" w:rsidRPr="00CD4E9E" w:rsidDel="009B2436" w:rsidRDefault="002C69D6" w:rsidP="009B2436">
      <w:pPr>
        <w:pStyle w:val="PargrafodaLista"/>
        <w:numPr>
          <w:ilvl w:val="0"/>
          <w:numId w:val="23"/>
        </w:numPr>
        <w:rPr>
          <w:moveFrom w:id="774" w:author="Bruno Ken Marchezepe" w:date="2026-08-23T21:13:00Z" w16du:dateUtc="2026-08-24T00:13:00Z"/>
          <w:sz w:val="32"/>
          <w:rPrChange w:id="775" w:author="Bruno Ken Marchezepe" w:date="2026-08-23T19:34:00Z" w16du:dateUtc="2026-08-23T22:34:00Z">
            <w:rPr>
              <w:moveFrom w:id="776" w:author="Bruno Ken Marchezepe" w:date="2026-08-23T21:13:00Z" w16du:dateUtc="2026-08-24T00:13:00Z"/>
              <w:highlight w:val="yellow"/>
            </w:rPr>
          </w:rPrChange>
        </w:rPr>
        <w:pPrChange w:id="777" w:author="Bruno Ken Marchezepe" w:date="2026-08-23T21:13:00Z" w16du:dateUtc="2026-08-24T00:13:00Z">
          <w:pPr>
            <w:pStyle w:val="Numerada"/>
          </w:pPr>
        </w:pPrChange>
      </w:pPr>
      <w:moveFrom w:id="778" w:author="Bruno Ken Marchezepe" w:date="2026-08-23T21:13:00Z" w16du:dateUtc="2026-08-24T00:13:00Z">
        <w:r w:rsidRPr="00CD4E9E" w:rsidDel="009B2436">
          <w:rPr>
            <w:rPrChange w:id="779" w:author="Bruno Ken Marchezepe" w:date="2026-08-23T19:34:00Z" w16du:dateUtc="2026-08-23T22:34:00Z">
              <w:rPr>
                <w:sz w:val="19"/>
                <w:highlight w:val="yellow"/>
              </w:rPr>
            </w:rPrChange>
          </w:rPr>
          <w:t>Check "Create a new field": Output field name: na_freatic | Output field type: Real (double) / Decimal number | Expression: "dem" - "ne" (Ref: Tutorial Fig. 18)</w:t>
        </w:r>
      </w:moveFrom>
    </w:p>
    <w:p w14:paraId="1D337E15" w14:textId="3E655138" w:rsidR="00F125D5" w:rsidRDefault="002C69D6" w:rsidP="009B2436">
      <w:pPr>
        <w:pStyle w:val="PargrafodaLista"/>
        <w:numPr>
          <w:ilvl w:val="0"/>
          <w:numId w:val="23"/>
        </w:numPr>
        <w:rPr>
          <w:ins w:id="780" w:author="Bruno Ken Marchezepe" w:date="2026-08-23T10:35:00Z" w16du:dateUtc="2026-08-23T13:35:00Z"/>
        </w:rPr>
        <w:pPrChange w:id="781" w:author="Bruno Ken Marchezepe" w:date="2026-08-23T21:13:00Z" w16du:dateUtc="2026-08-24T00:13:00Z">
          <w:pPr>
            <w:pStyle w:val="Numerada"/>
            <w:numPr>
              <w:numId w:val="0"/>
            </w:numPr>
            <w:tabs>
              <w:tab w:val="clear" w:pos="360"/>
            </w:tabs>
          </w:pPr>
        </w:pPrChange>
      </w:pPr>
      <w:moveFrom w:id="782" w:author="Bruno Ken Marchezepe" w:date="2026-08-23T21:13:00Z" w16du:dateUtc="2026-08-24T00:13:00Z">
        <w:r w:rsidRPr="00CD4E9E" w:rsidDel="009B2436">
          <w:rPr>
            <w:rPrChange w:id="783" w:author="Bruno Ken Marchezepe" w:date="2026-08-23T19:34:00Z" w16du:dateUtc="2026-08-23T22:34:00Z">
              <w:rPr>
                <w:sz w:val="19"/>
                <w:highlight w:val="yellow"/>
              </w:rPr>
            </w:rPrChange>
          </w:rPr>
          <w:t>Click OK. The newly computed head values appear in the na_freatic attribute column. (Ref: Tutorial Fig. 19)</w:t>
        </w:r>
      </w:moveFrom>
      <w:moveFromRangeEnd w:id="765"/>
    </w:p>
    <w:p w14:paraId="542C7645" w14:textId="58AA7F76" w:rsidR="004738D4" w:rsidRDefault="004738D4" w:rsidP="00F125D5">
      <w:pPr>
        <w:pStyle w:val="Numerada"/>
        <w:numPr>
          <w:ilvl w:val="0"/>
          <w:numId w:val="0"/>
        </w:numPr>
        <w:ind w:left="360" w:hanging="360"/>
        <w:rPr>
          <w:ins w:id="784" w:author="Bruno Ken Marchezepe" w:date="2026-08-23T19:34:00Z" w16du:dateUtc="2026-08-23T22:34:00Z"/>
          <w:sz w:val="32"/>
        </w:rPr>
      </w:pPr>
      <w:ins w:id="785" w:author="Bruno Ken Marchezepe" w:date="2026-08-23T10:35:00Z" w16du:dateUtc="2026-08-23T13:35:00Z">
        <w:r>
          <w:rPr>
            <w:noProof/>
            <w:sz w:val="32"/>
          </w:rPr>
          <w:drawing>
            <wp:inline distT="0" distB="0" distL="0" distR="0" wp14:anchorId="1FE8BF57" wp14:editId="447E8DBE">
              <wp:extent cx="6309360" cy="3585210"/>
              <wp:effectExtent l="12700" t="12700" r="15240" b="8890"/>
              <wp:docPr id="2140988335"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988335" name="Imagem 2140988335"/>
                      <pic:cNvPicPr/>
                    </pic:nvPicPr>
                    <pic:blipFill>
                      <a:blip r:embed="rId24"/>
                      <a:stretch>
                        <a:fillRect/>
                      </a:stretch>
                    </pic:blipFill>
                    <pic:spPr>
                      <a:xfrm>
                        <a:off x="0" y="0"/>
                        <a:ext cx="6309360" cy="3585210"/>
                      </a:xfrm>
                      <a:prstGeom prst="rect">
                        <a:avLst/>
                      </a:prstGeom>
                      <a:ln>
                        <a:solidFill>
                          <a:schemeClr val="tx1"/>
                        </a:solidFill>
                      </a:ln>
                    </pic:spPr>
                  </pic:pic>
                </a:graphicData>
              </a:graphic>
            </wp:inline>
          </w:drawing>
        </w:r>
      </w:ins>
    </w:p>
    <w:p w14:paraId="1F24D251" w14:textId="718963B5" w:rsidR="009B2436" w:rsidRPr="009B2436" w:rsidRDefault="009B2436" w:rsidP="009B2436">
      <w:pPr>
        <w:pStyle w:val="PargrafodaLista"/>
        <w:numPr>
          <w:ilvl w:val="0"/>
          <w:numId w:val="23"/>
        </w:numPr>
        <w:rPr>
          <w:moveTo w:id="786" w:author="Bruno Ken Marchezepe" w:date="2026-08-23T21:13:00Z" w16du:dateUtc="2026-08-24T00:13:00Z"/>
          <w:sz w:val="32"/>
        </w:rPr>
      </w:pPr>
      <w:moveToRangeStart w:id="787" w:author="Bruno Ken Marchezepe" w:date="2026-08-23T21:13:00Z" w:name="move238412040"/>
      <w:moveTo w:id="788" w:author="Bruno Ken Marchezepe" w:date="2026-08-23T21:13:00Z" w16du:dateUtc="2026-08-24T00:13:00Z">
        <w:r w:rsidRPr="00DF2BFB">
          <w:t xml:space="preserve">Notice the </w:t>
        </w:r>
        <w:del w:id="789" w:author="Bruno Ken Marchezepe" w:date="2026-08-23T21:14:00Z" w16du:dateUtc="2026-08-24T00:14:00Z">
          <w:r w:rsidRPr="00DF2BFB" w:rsidDel="00AB2119">
            <w:delText>new dem column</w:delText>
          </w:r>
        </w:del>
      </w:moveTo>
      <w:ins w:id="790" w:author="Bruno Ken Marchezepe" w:date="2026-08-23T21:14:00Z" w16du:dateUtc="2026-08-24T00:14:00Z">
        <w:r w:rsidR="00AB2119">
          <w:t>table with one line per well</w:t>
        </w:r>
      </w:ins>
      <w:moveTo w:id="791" w:author="Bruno Ken Marchezepe" w:date="2026-08-23T21:13:00Z" w16du:dateUtc="2026-08-24T00:13:00Z">
        <w:r w:rsidRPr="00DF2BFB">
          <w:t>.</w:t>
        </w:r>
      </w:moveTo>
      <w:ins w:id="792" w:author="Bruno Ken Marchezepe" w:date="2026-08-23T21:14:00Z" w16du:dateUtc="2026-08-24T00:14:00Z">
        <w:r w:rsidR="00AB2119">
          <w:t xml:space="preserve"> Click on </w:t>
        </w:r>
        <w:r w:rsidR="00AB2119" w:rsidRPr="00AB2119">
          <w:rPr>
            <w:b/>
            <w:bCs/>
            <w:rPrChange w:id="793" w:author="Bruno Ken Marchezepe" w:date="2026-08-23T21:17:00Z" w16du:dateUtc="2026-08-24T00:17:00Z">
              <w:rPr/>
            </w:rPrChange>
          </w:rPr>
          <w:t>Add</w:t>
        </w:r>
      </w:ins>
      <w:ins w:id="794" w:author="Bruno Ken Marchezepe" w:date="2026-08-23T21:15:00Z" w16du:dateUtc="2026-08-24T00:15:00Z">
        <w:r w:rsidR="00AB2119">
          <w:t xml:space="preserve"> to add another column. A new blank line will appear </w:t>
        </w:r>
      </w:ins>
      <w:ins w:id="795" w:author="Bruno Ken Marchezepe" w:date="2026-08-23T21:16:00Z" w16du:dateUtc="2026-08-24T00:16:00Z">
        <w:r w:rsidR="00AB2119">
          <w:t>i</w:t>
        </w:r>
      </w:ins>
      <w:ins w:id="796" w:author="Bruno Ken Marchezepe" w:date="2026-08-23T21:15:00Z" w16du:dateUtc="2026-08-24T00:15:00Z">
        <w:r w:rsidR="00AB2119">
          <w:t>n the metadata table.</w:t>
        </w:r>
      </w:ins>
      <w:ins w:id="797" w:author="Bruno Ken Marchezepe" w:date="2026-08-23T21:19:00Z" w16du:dateUtc="2026-08-24T00:19:00Z">
        <w:r w:rsidR="00AB2119">
          <w:t xml:space="preserve"> You can </w:t>
        </w:r>
      </w:ins>
      <w:ins w:id="798" w:author="Bruno Ken Marchezepe" w:date="2026-08-23T21:20:00Z" w16du:dateUtc="2026-08-24T00:20:00Z">
        <w:r w:rsidR="00AB2119">
          <w:t>complete as written below.</w:t>
        </w:r>
      </w:ins>
      <w:moveTo w:id="799" w:author="Bruno Ken Marchezepe" w:date="2026-08-23T21:13:00Z" w16du:dateUtc="2026-08-24T00:13:00Z">
        <w:del w:id="800" w:author="Bruno Ken Marchezepe" w:date="2026-08-23T21:13:00Z" w16du:dateUtc="2026-08-24T00:13:00Z">
          <w:r w:rsidRPr="00DF2BFB" w:rsidDel="009B2436">
            <w:delText xml:space="preserve"> (Ref: Tutorial Figs. 16 &amp; 17)</w:delText>
          </w:r>
        </w:del>
      </w:moveTo>
    </w:p>
    <w:p w14:paraId="62A537C1" w14:textId="5B7FBD31" w:rsidR="009B2436" w:rsidDel="00AB2119" w:rsidRDefault="009B2436" w:rsidP="00F125D5">
      <w:pPr>
        <w:pStyle w:val="Numerada"/>
        <w:numPr>
          <w:ilvl w:val="0"/>
          <w:numId w:val="0"/>
        </w:numPr>
        <w:ind w:left="360" w:hanging="360"/>
        <w:rPr>
          <w:del w:id="801" w:author="Bruno Ken Marchezepe" w:date="2026-08-23T21:17:00Z" w16du:dateUtc="2026-08-24T00:17:00Z"/>
        </w:rPr>
      </w:pPr>
      <w:moveTo w:id="802" w:author="Bruno Ken Marchezepe" w:date="2026-08-23T21:13:00Z" w16du:dateUtc="2026-08-24T00:13:00Z">
        <w:del w:id="803" w:author="Bruno Ken Marchezepe" w:date="2026-08-23T21:17:00Z" w16du:dateUtc="2026-08-24T00:17:00Z">
          <w:r w:rsidRPr="00DF2BFB" w:rsidDel="00AB2119">
            <w:lastRenderedPageBreak/>
            <w:delText>Click the Open Field Calculator icon (Ctrl + I).</w:delText>
          </w:r>
        </w:del>
      </w:moveTo>
    </w:p>
    <w:p w14:paraId="34371937" w14:textId="547FC2D0" w:rsidR="00AB2119" w:rsidRDefault="00AB2119" w:rsidP="00AB2119">
      <w:pPr>
        <w:ind w:firstLine="0"/>
        <w:rPr>
          <w:ins w:id="804" w:author="Bruno Ken Marchezepe" w:date="2026-08-23T21:18:00Z" w16du:dateUtc="2026-08-24T00:18:00Z"/>
          <w:sz w:val="32"/>
        </w:rPr>
      </w:pPr>
      <w:ins w:id="805" w:author="Bruno Ken Marchezepe" w:date="2026-08-23T21:18:00Z" w16du:dateUtc="2026-08-24T00:18:00Z">
        <w:r>
          <w:rPr>
            <w:noProof/>
            <w:sz w:val="32"/>
          </w:rPr>
          <w:drawing>
            <wp:inline distT="0" distB="0" distL="0" distR="0" wp14:anchorId="446194C2" wp14:editId="2920FE1A">
              <wp:extent cx="6309360" cy="3569602"/>
              <wp:effectExtent l="12700" t="12700" r="15240" b="12065"/>
              <wp:docPr id="1000388997"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88997" name="Imagem 1000388997"/>
                      <pic:cNvPicPr/>
                    </pic:nvPicPr>
                    <pic:blipFill rotWithShape="1">
                      <a:blip r:embed="rId25"/>
                      <a:srcRect l="21777" t="44209" r="22188"/>
                      <a:stretch>
                        <a:fillRect/>
                      </a:stretch>
                    </pic:blipFill>
                    <pic:spPr bwMode="auto">
                      <a:xfrm>
                        <a:off x="0" y="0"/>
                        <a:ext cx="6369123" cy="3603414"/>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ins>
    </w:p>
    <w:p w14:paraId="11B080BF" w14:textId="51838AF7" w:rsidR="00AB2119" w:rsidRPr="00AB2119" w:rsidRDefault="00AB2119" w:rsidP="00AB2119">
      <w:pPr>
        <w:rPr>
          <w:ins w:id="806" w:author="Bruno Ken Marchezepe" w:date="2026-08-23T21:18:00Z" w16du:dateUtc="2026-08-24T00:18:00Z"/>
          <w:moveTo w:id="807" w:author="Bruno Ken Marchezepe" w:date="2026-08-23T21:13:00Z" w16du:dateUtc="2026-08-24T00:13:00Z"/>
        </w:rPr>
        <w:pPrChange w:id="808" w:author="Bruno Ken Marchezepe" w:date="2026-08-23T21:18:00Z" w16du:dateUtc="2026-08-24T00:18:00Z">
          <w:pPr>
            <w:pStyle w:val="PargrafodaLista"/>
            <w:numPr>
              <w:numId w:val="23"/>
            </w:numPr>
            <w:ind w:left="1211" w:hanging="360"/>
          </w:pPr>
        </w:pPrChange>
      </w:pPr>
      <w:ins w:id="809" w:author="Bruno Ken Marchezepe" w:date="2026-08-23T21:20:00Z" w16du:dateUtc="2026-08-24T00:20:00Z">
        <w:r w:rsidRPr="00AB2119">
          <w:rPr>
            <w:b/>
            <w:bCs/>
            <w:color w:val="4F6228" w:themeColor="accent3" w:themeShade="80"/>
            <w:rPrChange w:id="810" w:author="Bruno Ken Marchezepe" w:date="2026-08-23T21:22:00Z" w16du:dateUtc="2026-08-24T00:22:00Z">
              <w:rPr/>
            </w:rPrChange>
          </w:rPr>
          <w:t>Note:</w:t>
        </w:r>
        <w:r w:rsidRPr="00AB2119">
          <w:rPr>
            <w:color w:val="4F6228" w:themeColor="accent3" w:themeShade="80"/>
            <w:rPrChange w:id="811" w:author="Bruno Ken Marchezepe" w:date="2026-08-23T21:22:00Z" w16du:dateUtc="2026-08-24T00:22:00Z">
              <w:rPr/>
            </w:rPrChange>
          </w:rPr>
          <w:t xml:space="preserve"> </w:t>
        </w:r>
      </w:ins>
      <w:ins w:id="812" w:author="Bruno Ken Marchezepe" w:date="2026-08-23T21:21:00Z" w16du:dateUtc="2026-08-24T00:21:00Z">
        <w:r>
          <w:t xml:space="preserve">on </w:t>
        </w:r>
        <w:r w:rsidRPr="00AB2119">
          <w:rPr>
            <w:b/>
            <w:bCs/>
            <w:rPrChange w:id="813" w:author="Bruno Ken Marchezepe" w:date="2026-08-23T21:21:00Z" w16du:dateUtc="2026-08-24T00:21:00Z">
              <w:rPr/>
            </w:rPrChange>
          </w:rPr>
          <w:t>Number Format</w:t>
        </w:r>
        <w:r>
          <w:t xml:space="preserve">, you can fill the data as Numeric, with the default </w:t>
        </w:r>
      </w:ins>
      <w:ins w:id="814" w:author="Bruno Ken Marchezepe" w:date="2026-08-23T21:22:00Z" w16du:dateUtc="2026-08-24T00:22:00Z">
        <w:r>
          <w:t>format.</w:t>
        </w:r>
      </w:ins>
    </w:p>
    <w:p w14:paraId="7758C824" w14:textId="1A1CB12D" w:rsidR="009B2436" w:rsidRPr="009B2436" w:rsidDel="00AB2119" w:rsidRDefault="009B2436" w:rsidP="009B2436">
      <w:pPr>
        <w:pStyle w:val="PargrafodaLista"/>
        <w:numPr>
          <w:ilvl w:val="0"/>
          <w:numId w:val="23"/>
        </w:numPr>
        <w:rPr>
          <w:del w:id="815" w:author="Bruno Ken Marchezepe" w:date="2026-08-23T21:17:00Z" w16du:dateUtc="2026-08-24T00:17:00Z"/>
          <w:moveTo w:id="816" w:author="Bruno Ken Marchezepe" w:date="2026-08-23T21:13:00Z" w16du:dateUtc="2026-08-24T00:13:00Z"/>
          <w:sz w:val="32"/>
        </w:rPr>
      </w:pPr>
      <w:moveTo w:id="817" w:author="Bruno Ken Marchezepe" w:date="2026-08-23T21:13:00Z" w16du:dateUtc="2026-08-24T00:13:00Z">
        <w:del w:id="818" w:author="Bruno Ken Marchezepe" w:date="2026-08-23T21:17:00Z" w16du:dateUtc="2026-08-24T00:17:00Z">
          <w:r w:rsidRPr="00DF2BFB" w:rsidDel="00AB2119">
            <w:delText>Check "Create a new field": Output field name: na_freatic | Output field type: Real (double) / Decimal number | Expression: "dem" - "ne" (Ref: Tutorial Fig. 18)</w:delText>
          </w:r>
        </w:del>
      </w:moveTo>
    </w:p>
    <w:p w14:paraId="240315E6" w14:textId="188D581B" w:rsidR="009B2436" w:rsidRPr="009B2436" w:rsidDel="00AB2119" w:rsidRDefault="009B2436" w:rsidP="009B2436">
      <w:pPr>
        <w:pStyle w:val="PargrafodaLista"/>
        <w:numPr>
          <w:ilvl w:val="0"/>
          <w:numId w:val="23"/>
        </w:numPr>
        <w:rPr>
          <w:del w:id="819" w:author="Bruno Ken Marchezepe" w:date="2026-08-23T21:17:00Z" w16du:dateUtc="2026-08-24T00:17:00Z"/>
          <w:moveTo w:id="820" w:author="Bruno Ken Marchezepe" w:date="2026-08-23T21:13:00Z" w16du:dateUtc="2026-08-24T00:13:00Z"/>
          <w:sz w:val="32"/>
        </w:rPr>
      </w:pPr>
      <w:moveTo w:id="821" w:author="Bruno Ken Marchezepe" w:date="2026-08-23T21:13:00Z" w16du:dateUtc="2026-08-24T00:13:00Z">
        <w:del w:id="822" w:author="Bruno Ken Marchezepe" w:date="2026-08-23T21:17:00Z" w16du:dateUtc="2026-08-24T00:17:00Z">
          <w:r w:rsidRPr="00DF2BFB" w:rsidDel="00AB2119">
            <w:delText>Click OK. The newly computed head values appear in the na_freatic attribute column. (Ref: Tutorial Fig. 19)</w:delText>
          </w:r>
        </w:del>
      </w:moveTo>
    </w:p>
    <w:moveToRangeEnd w:id="787"/>
    <w:p w14:paraId="5A382FA1" w14:textId="1D735E1A" w:rsidR="004738D4" w:rsidRDefault="004738D4" w:rsidP="00AB2119">
      <w:pPr>
        <w:pStyle w:val="Numerada"/>
        <w:numPr>
          <w:ilvl w:val="0"/>
          <w:numId w:val="0"/>
        </w:numPr>
        <w:ind w:left="360" w:hanging="360"/>
        <w:jc w:val="center"/>
        <w:rPr>
          <w:ins w:id="823" w:author="Bruno Ken Marchezepe" w:date="2026-08-23T19:34:00Z" w16du:dateUtc="2026-08-23T22:34:00Z"/>
          <w:sz w:val="32"/>
        </w:rPr>
        <w:pPrChange w:id="824" w:author="Bruno Ken Marchezepe" w:date="2026-08-23T21:20:00Z" w16du:dateUtc="2026-08-24T00:20:00Z">
          <w:pPr>
            <w:pStyle w:val="Numerada"/>
            <w:numPr>
              <w:numId w:val="0"/>
            </w:numPr>
            <w:tabs>
              <w:tab w:val="clear" w:pos="360"/>
            </w:tabs>
          </w:pPr>
        </w:pPrChange>
      </w:pPr>
      <w:ins w:id="825" w:author="Bruno Ken Marchezepe" w:date="2026-08-23T10:35:00Z" w16du:dateUtc="2026-08-23T13:35:00Z">
        <w:r>
          <w:rPr>
            <w:noProof/>
            <w:sz w:val="32"/>
          </w:rPr>
          <w:drawing>
            <wp:inline distT="0" distB="0" distL="0" distR="0" wp14:anchorId="6DEDC61D" wp14:editId="07BBC1DD">
              <wp:extent cx="5282781" cy="3315433"/>
              <wp:effectExtent l="12700" t="12700" r="13335" b="12065"/>
              <wp:docPr id="1031740307"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740307" name="Imagem 1031740307"/>
                      <pic:cNvPicPr/>
                    </pic:nvPicPr>
                    <pic:blipFill rotWithShape="1">
                      <a:blip r:embed="rId26"/>
                      <a:srcRect l="21618" t="37763" r="22031"/>
                      <a:stretch>
                        <a:fillRect/>
                      </a:stretch>
                    </pic:blipFill>
                    <pic:spPr bwMode="auto">
                      <a:xfrm>
                        <a:off x="0" y="0"/>
                        <a:ext cx="5327206" cy="3343314"/>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ins>
    </w:p>
    <w:p w14:paraId="095F13BD" w14:textId="77777777" w:rsidR="00CD4E9E" w:rsidRDefault="00CD4E9E" w:rsidP="00CD4E9E">
      <w:pPr>
        <w:rPr>
          <w:ins w:id="826" w:author="Bruno Ken Marchezepe" w:date="2026-08-23T10:35:00Z" w16du:dateUtc="2026-08-23T13:35:00Z"/>
        </w:rPr>
        <w:pPrChange w:id="827" w:author="Bruno Ken Marchezepe" w:date="2026-08-23T19:34:00Z" w16du:dateUtc="2026-08-23T22:34:00Z">
          <w:pPr>
            <w:pStyle w:val="Numerada"/>
            <w:numPr>
              <w:numId w:val="0"/>
            </w:numPr>
            <w:tabs>
              <w:tab w:val="clear" w:pos="360"/>
            </w:tabs>
          </w:pPr>
        </w:pPrChange>
      </w:pPr>
    </w:p>
    <w:p w14:paraId="5EA858A3" w14:textId="350592D0" w:rsidR="00CD4E9E" w:rsidRDefault="00AB2119" w:rsidP="00AB2119">
      <w:pPr>
        <w:pStyle w:val="PargrafodaLista"/>
        <w:numPr>
          <w:ilvl w:val="0"/>
          <w:numId w:val="23"/>
        </w:numPr>
        <w:rPr>
          <w:ins w:id="828" w:author="Bruno Ken Marchezepe" w:date="2026-08-23T10:35:00Z" w16du:dateUtc="2026-08-23T13:35:00Z"/>
        </w:rPr>
        <w:pPrChange w:id="829" w:author="Bruno Ken Marchezepe" w:date="2026-08-23T21:22:00Z" w16du:dateUtc="2026-08-24T00:22:00Z">
          <w:pPr>
            <w:pStyle w:val="Numerada"/>
            <w:numPr>
              <w:numId w:val="0"/>
            </w:numPr>
            <w:tabs>
              <w:tab w:val="clear" w:pos="360"/>
            </w:tabs>
          </w:pPr>
        </w:pPrChange>
      </w:pPr>
      <w:ins w:id="830" w:author="Bruno Ken Marchezepe" w:date="2026-08-23T21:23:00Z" w16du:dateUtc="2026-08-24T00:23:00Z">
        <w:r>
          <w:lastRenderedPageBreak/>
          <w:t>Close the metadata table, and save it.</w:t>
        </w:r>
      </w:ins>
    </w:p>
    <w:p w14:paraId="4F1FE48E" w14:textId="700C0713" w:rsidR="004738D4" w:rsidRDefault="004738D4" w:rsidP="00F125D5">
      <w:pPr>
        <w:pStyle w:val="Numerada"/>
        <w:numPr>
          <w:ilvl w:val="0"/>
          <w:numId w:val="0"/>
        </w:numPr>
        <w:ind w:left="360" w:hanging="360"/>
        <w:rPr>
          <w:ins w:id="831" w:author="Bruno Ken Marchezepe" w:date="2026-08-23T19:34:00Z" w16du:dateUtc="2026-08-23T22:34:00Z"/>
          <w:sz w:val="32"/>
        </w:rPr>
      </w:pPr>
      <w:ins w:id="832" w:author="Bruno Ken Marchezepe" w:date="2026-08-23T10:35:00Z" w16du:dateUtc="2026-08-23T13:35:00Z">
        <w:r>
          <w:rPr>
            <w:noProof/>
            <w:sz w:val="32"/>
          </w:rPr>
          <w:drawing>
            <wp:inline distT="0" distB="0" distL="0" distR="0" wp14:anchorId="187869E0" wp14:editId="13BA4EA2">
              <wp:extent cx="6309360" cy="3585210"/>
              <wp:effectExtent l="12700" t="12700" r="15240" b="8890"/>
              <wp:docPr id="1065044761"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044761" name="Imagem 1065044761"/>
                      <pic:cNvPicPr/>
                    </pic:nvPicPr>
                    <pic:blipFill>
                      <a:blip r:embed="rId27"/>
                      <a:stretch>
                        <a:fillRect/>
                      </a:stretch>
                    </pic:blipFill>
                    <pic:spPr>
                      <a:xfrm>
                        <a:off x="0" y="0"/>
                        <a:ext cx="6309360" cy="3585210"/>
                      </a:xfrm>
                      <a:prstGeom prst="rect">
                        <a:avLst/>
                      </a:prstGeom>
                      <a:ln>
                        <a:solidFill>
                          <a:schemeClr val="tx1"/>
                        </a:solidFill>
                      </a:ln>
                    </pic:spPr>
                  </pic:pic>
                </a:graphicData>
              </a:graphic>
            </wp:inline>
          </w:drawing>
        </w:r>
      </w:ins>
    </w:p>
    <w:p w14:paraId="1FFC5EAE" w14:textId="5A663D64" w:rsidR="00AB2119" w:rsidRPr="00C25032" w:rsidRDefault="00C25032" w:rsidP="00AB2119">
      <w:pPr>
        <w:pStyle w:val="PargrafodaLista"/>
        <w:numPr>
          <w:ilvl w:val="0"/>
          <w:numId w:val="23"/>
        </w:numPr>
        <w:rPr>
          <w:ins w:id="833" w:author="Bruno Ken Marchezepe" w:date="2026-08-23T21:27:00Z" w16du:dateUtc="2026-08-24T00:27:00Z"/>
          <w:sz w:val="32"/>
          <w:rPrChange w:id="834" w:author="Bruno Ken Marchezepe" w:date="2026-08-23T21:27:00Z" w16du:dateUtc="2026-08-24T00:27:00Z">
            <w:rPr>
              <w:ins w:id="835" w:author="Bruno Ken Marchezepe" w:date="2026-08-23T21:27:00Z" w16du:dateUtc="2026-08-24T00:27:00Z"/>
            </w:rPr>
          </w:rPrChange>
        </w:rPr>
      </w:pPr>
      <w:ins w:id="836" w:author="Bruno Ken Marchezepe" w:date="2026-08-23T21:26:00Z" w16du:dateUtc="2026-08-24T00:26:00Z">
        <w:r>
          <w:t xml:space="preserve">The new column will appear in the table. </w:t>
        </w:r>
      </w:ins>
      <w:ins w:id="837" w:author="Bruno Ken Marchezepe" w:date="2026-08-23T21:17:00Z" w16du:dateUtc="2026-08-24T00:17:00Z">
        <w:r w:rsidR="00AB2119" w:rsidRPr="00DF2BFB">
          <w:t xml:space="preserve">Click the </w:t>
        </w:r>
      </w:ins>
      <w:ins w:id="838" w:author="Bruno Ken Marchezepe" w:date="2026-08-23T21:25:00Z" w16du:dateUtc="2026-08-24T00:25:00Z">
        <w:r w:rsidRPr="00C25032">
          <w:rPr>
            <w:b/>
            <w:bCs/>
            <w:rPrChange w:id="839" w:author="Bruno Ken Marchezepe" w:date="2026-08-23T21:26:00Z" w16du:dateUtc="2026-08-24T00:26:00Z">
              <w:rPr/>
            </w:rPrChange>
          </w:rPr>
          <w:t>Calculate</w:t>
        </w:r>
      </w:ins>
      <w:ins w:id="840" w:author="Bruno Ken Marchezepe" w:date="2026-08-23T21:26:00Z" w16du:dateUtc="2026-08-24T00:26:00Z">
        <w:r>
          <w:t xml:space="preserve"> buttom</w:t>
        </w:r>
      </w:ins>
      <w:ins w:id="841" w:author="Bruno Ken Marchezepe" w:date="2026-08-23T21:25:00Z" w16du:dateUtc="2026-08-24T00:25:00Z">
        <w:r>
          <w:t>.</w:t>
        </w:r>
      </w:ins>
    </w:p>
    <w:p w14:paraId="067FE301" w14:textId="0F203044" w:rsidR="00C25032" w:rsidRPr="009B2436" w:rsidRDefault="00C25032" w:rsidP="00AB2119">
      <w:pPr>
        <w:pStyle w:val="PargrafodaLista"/>
        <w:numPr>
          <w:ilvl w:val="0"/>
          <w:numId w:val="23"/>
        </w:numPr>
        <w:rPr>
          <w:ins w:id="842" w:author="Bruno Ken Marchezepe" w:date="2026-08-23T21:17:00Z" w16du:dateUtc="2026-08-24T00:17:00Z"/>
          <w:sz w:val="32"/>
        </w:rPr>
        <w:pPrChange w:id="843" w:author="Bruno Ken Marchezepe" w:date="2026-08-23T21:17:00Z" w16du:dateUtc="2026-08-24T00:17:00Z">
          <w:pPr>
            <w:pStyle w:val="PargrafodaLista"/>
            <w:numPr>
              <w:numId w:val="24"/>
            </w:numPr>
            <w:ind w:left="1211" w:hanging="360"/>
          </w:pPr>
        </w:pPrChange>
      </w:pPr>
      <w:ins w:id="844" w:author="Bruno Ken Marchezepe" w:date="2026-08-23T21:32:00Z" w16du:dateUtc="2026-08-24T00:32:00Z">
        <w:r>
          <w:t xml:space="preserve">The calculator will appear right in the top of the table. Choose the water_table_head and click the buttom of </w:t>
        </w:r>
        <w:r w:rsidRPr="00C25032">
          <w:rPr>
            <w:b/>
            <w:bCs/>
            <w:rPrChange w:id="845" w:author="Bruno Ken Marchezepe" w:date="2026-08-23T21:33:00Z" w16du:dateUtc="2026-08-24T00:33:00Z">
              <w:rPr/>
            </w:rPrChange>
          </w:rPr>
          <w:t>Expression B</w:t>
        </w:r>
      </w:ins>
      <w:ins w:id="846" w:author="Bruno Ken Marchezepe" w:date="2026-08-23T21:33:00Z" w16du:dateUtc="2026-08-24T00:33:00Z">
        <w:r w:rsidRPr="00C25032">
          <w:rPr>
            <w:b/>
            <w:bCs/>
            <w:rPrChange w:id="847" w:author="Bruno Ken Marchezepe" w:date="2026-08-23T21:33:00Z" w16du:dateUtc="2026-08-24T00:33:00Z">
              <w:rPr/>
            </w:rPrChange>
          </w:rPr>
          <w:t>uilder</w:t>
        </w:r>
        <w:r>
          <w:t>.</w:t>
        </w:r>
      </w:ins>
    </w:p>
    <w:p w14:paraId="1B5F609D" w14:textId="69A35023" w:rsidR="00CD4E9E" w:rsidRDefault="00AB2119" w:rsidP="00AB2119">
      <w:pPr>
        <w:ind w:firstLine="0"/>
        <w:rPr>
          <w:ins w:id="848" w:author="Bruno Ken Marchezepe" w:date="2026-08-23T21:24:00Z" w16du:dateUtc="2026-08-24T00:24:00Z"/>
        </w:rPr>
      </w:pPr>
      <w:ins w:id="849" w:author="Bruno Ken Marchezepe" w:date="2026-08-23T21:24:00Z" w16du:dateUtc="2026-08-24T00:24:00Z">
        <w:r>
          <w:rPr>
            <w:noProof/>
            <w:sz w:val="32"/>
          </w:rPr>
          <w:drawing>
            <wp:inline distT="0" distB="0" distL="0" distR="0" wp14:anchorId="394630F2" wp14:editId="64C02A2C">
              <wp:extent cx="6156988" cy="2854380"/>
              <wp:effectExtent l="12700" t="12700" r="15240" b="15875"/>
              <wp:docPr id="1062760446"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760446" name="Imagem 1062760446"/>
                      <pic:cNvPicPr/>
                    </pic:nvPicPr>
                    <pic:blipFill rotWithShape="1">
                      <a:blip r:embed="rId28"/>
                      <a:srcRect l="22095" t="50655" r="17422"/>
                      <a:stretch>
                        <a:fillRect/>
                      </a:stretch>
                    </pic:blipFill>
                    <pic:spPr bwMode="auto">
                      <a:xfrm>
                        <a:off x="0" y="0"/>
                        <a:ext cx="6220277" cy="2883721"/>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ins>
    </w:p>
    <w:p w14:paraId="61605BD4" w14:textId="5D010733" w:rsidR="00C25032" w:rsidRPr="009B2436" w:rsidRDefault="00C25032" w:rsidP="00C25032">
      <w:pPr>
        <w:pStyle w:val="PargrafodaLista"/>
        <w:numPr>
          <w:ilvl w:val="0"/>
          <w:numId w:val="23"/>
        </w:numPr>
        <w:rPr>
          <w:ins w:id="850" w:author="Bruno Ken Marchezepe" w:date="2026-08-23T21:28:00Z" w16du:dateUtc="2026-08-24T00:28:00Z"/>
          <w:sz w:val="32"/>
        </w:rPr>
        <w:pPrChange w:id="851" w:author="Bruno Ken Marchezepe" w:date="2026-08-23T21:28:00Z" w16du:dateUtc="2026-08-24T00:28:00Z">
          <w:pPr>
            <w:pStyle w:val="PargrafodaLista"/>
            <w:numPr>
              <w:numId w:val="26"/>
            </w:numPr>
            <w:ind w:left="1211" w:hanging="360"/>
          </w:pPr>
        </w:pPrChange>
      </w:pPr>
      <w:ins w:id="852" w:author="Bruno Ken Marchezepe" w:date="2026-08-23T21:33:00Z" w16du:dateUtc="2026-08-24T00:33:00Z">
        <w:r>
          <w:lastRenderedPageBreak/>
          <w:t xml:space="preserve">For this window, select the same equation as follows: </w:t>
        </w:r>
      </w:ins>
      <w:ins w:id="853" w:author="Bruno Ken Marchezepe" w:date="2026-08-23T21:28:00Z" w16du:dateUtc="2026-08-24T00:28:00Z">
        <w:r w:rsidRPr="00DF2BFB">
          <w:t>"</w:t>
        </w:r>
      </w:ins>
      <w:ins w:id="854" w:author="Bruno Ken Marchezepe" w:date="2026-08-23T21:34:00Z" w16du:dateUtc="2026-08-24T00:34:00Z">
        <w:r>
          <w:t>!</w:t>
        </w:r>
      </w:ins>
      <w:ins w:id="855" w:author="Bruno Ken Marchezepe" w:date="2026-08-23T21:33:00Z" w16du:dateUtc="2026-08-24T00:33:00Z">
        <w:r>
          <w:t>elevation</w:t>
        </w:r>
      </w:ins>
      <w:ins w:id="856" w:author="Bruno Ken Marchezepe" w:date="2026-08-23T21:34:00Z" w16du:dateUtc="2026-08-24T00:34:00Z">
        <w:r>
          <w:t>!</w:t>
        </w:r>
      </w:ins>
      <w:ins w:id="857" w:author="Bruno Ken Marchezepe" w:date="2026-08-23T21:28:00Z" w16du:dateUtc="2026-08-24T00:28:00Z">
        <w:r w:rsidRPr="00DF2BFB">
          <w:t>" - "</w:t>
        </w:r>
      </w:ins>
      <w:ins w:id="858" w:author="Bruno Ken Marchezepe" w:date="2026-08-23T21:34:00Z" w16du:dateUtc="2026-08-24T00:34:00Z">
        <w:r>
          <w:t>!median_water_depth!</w:t>
        </w:r>
      </w:ins>
      <w:ins w:id="859" w:author="Bruno Ken Marchezepe" w:date="2026-08-23T21:28:00Z" w16du:dateUtc="2026-08-24T00:28:00Z">
        <w:r w:rsidRPr="00DF2BFB">
          <w:t>"</w:t>
        </w:r>
      </w:ins>
      <w:ins w:id="860" w:author="Bruno Ken Marchezepe" w:date="2026-08-23T21:34:00Z" w16du:dateUtc="2026-08-24T00:34:00Z">
        <w:r>
          <w:t>.</w:t>
        </w:r>
      </w:ins>
    </w:p>
    <w:p w14:paraId="106BADD8" w14:textId="3B16478B" w:rsidR="004738D4" w:rsidRDefault="004738D4" w:rsidP="00C25032">
      <w:pPr>
        <w:pStyle w:val="Numerada"/>
        <w:numPr>
          <w:ilvl w:val="0"/>
          <w:numId w:val="0"/>
        </w:numPr>
        <w:ind w:left="360" w:hanging="360"/>
        <w:jc w:val="center"/>
        <w:rPr>
          <w:ins w:id="861" w:author="Bruno Ken Marchezepe" w:date="2026-08-23T19:34:00Z" w16du:dateUtc="2026-08-23T22:34:00Z"/>
          <w:sz w:val="32"/>
        </w:rPr>
        <w:pPrChange w:id="862" w:author="Bruno Ken Marchezepe" w:date="2026-08-23T21:29:00Z" w16du:dateUtc="2026-08-24T00:29:00Z">
          <w:pPr>
            <w:pStyle w:val="Numerada"/>
            <w:numPr>
              <w:numId w:val="0"/>
            </w:numPr>
            <w:tabs>
              <w:tab w:val="clear" w:pos="360"/>
            </w:tabs>
          </w:pPr>
        </w:pPrChange>
      </w:pPr>
      <w:ins w:id="863" w:author="Bruno Ken Marchezepe" w:date="2026-08-23T10:35:00Z" w16du:dateUtc="2026-08-23T13:35:00Z">
        <w:r>
          <w:rPr>
            <w:noProof/>
            <w:sz w:val="32"/>
          </w:rPr>
          <w:drawing>
            <wp:inline distT="0" distB="0" distL="0" distR="0" wp14:anchorId="60C385B2" wp14:editId="714D9FB7">
              <wp:extent cx="4840654" cy="4571933"/>
              <wp:effectExtent l="12700" t="12700" r="10795" b="13335"/>
              <wp:docPr id="29498744"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98744" name="Imagem 29498744"/>
                      <pic:cNvPicPr/>
                    </pic:nvPicPr>
                    <pic:blipFill rotWithShape="1">
                      <a:blip r:embed="rId29"/>
                      <a:srcRect l="22431" t="9299" r="23000"/>
                      <a:stretch>
                        <a:fillRect/>
                      </a:stretch>
                    </pic:blipFill>
                    <pic:spPr bwMode="auto">
                      <a:xfrm>
                        <a:off x="0" y="0"/>
                        <a:ext cx="4876681" cy="460596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ins>
    </w:p>
    <w:p w14:paraId="540478B5" w14:textId="152EEDC6" w:rsidR="00AB2119" w:rsidRPr="009B2436" w:rsidRDefault="00AB2119" w:rsidP="00C25032">
      <w:pPr>
        <w:pStyle w:val="PargrafodaLista"/>
        <w:numPr>
          <w:ilvl w:val="0"/>
          <w:numId w:val="23"/>
        </w:numPr>
        <w:rPr>
          <w:ins w:id="864" w:author="Bruno Ken Marchezepe" w:date="2026-08-23T21:25:00Z" w16du:dateUtc="2026-08-24T00:25:00Z"/>
          <w:sz w:val="32"/>
        </w:rPr>
        <w:pPrChange w:id="865" w:author="Bruno Ken Marchezepe" w:date="2026-08-23T21:28:00Z" w16du:dateUtc="2026-08-24T00:28:00Z">
          <w:pPr>
            <w:pStyle w:val="PargrafodaLista"/>
            <w:numPr>
              <w:numId w:val="25"/>
            </w:numPr>
            <w:ind w:left="1211" w:hanging="360"/>
          </w:pPr>
        </w:pPrChange>
      </w:pPr>
      <w:ins w:id="866" w:author="Bruno Ken Marchezepe" w:date="2026-08-23T21:25:00Z" w16du:dateUtc="2026-08-24T00:25:00Z">
        <w:r w:rsidRPr="00DF2BFB">
          <w:t xml:space="preserve">Click OK. The newly computed head values appear in the </w:t>
        </w:r>
      </w:ins>
      <w:ins w:id="867" w:author="Bruno Ken Marchezepe" w:date="2026-08-23T21:34:00Z" w16du:dateUtc="2026-08-24T00:34:00Z">
        <w:r w:rsidR="00C25032">
          <w:t>water_table_head</w:t>
        </w:r>
      </w:ins>
      <w:ins w:id="868" w:author="Bruno Ken Marchezepe" w:date="2026-08-23T21:25:00Z" w16du:dateUtc="2026-08-24T00:25:00Z">
        <w:r w:rsidRPr="00DF2BFB">
          <w:t xml:space="preserve"> attribute column.</w:t>
        </w:r>
      </w:ins>
    </w:p>
    <w:p w14:paraId="265A7D61" w14:textId="30E00D35" w:rsidR="004738D4" w:rsidRDefault="004738D4" w:rsidP="00C25032">
      <w:pPr>
        <w:pStyle w:val="Numerada"/>
        <w:numPr>
          <w:ilvl w:val="0"/>
          <w:numId w:val="0"/>
        </w:numPr>
        <w:ind w:left="360" w:hanging="360"/>
        <w:jc w:val="center"/>
        <w:rPr>
          <w:ins w:id="869" w:author="Bruno Ken Marchezepe" w:date="2026-08-23T19:35:00Z" w16du:dateUtc="2026-08-23T22:35:00Z"/>
          <w:sz w:val="32"/>
        </w:rPr>
        <w:pPrChange w:id="870" w:author="Bruno Ken Marchezepe" w:date="2026-08-23T21:30:00Z" w16du:dateUtc="2026-08-24T00:30:00Z">
          <w:pPr>
            <w:pStyle w:val="Numerada"/>
            <w:numPr>
              <w:numId w:val="0"/>
            </w:numPr>
            <w:tabs>
              <w:tab w:val="clear" w:pos="360"/>
            </w:tabs>
          </w:pPr>
        </w:pPrChange>
      </w:pPr>
      <w:ins w:id="871" w:author="Bruno Ken Marchezepe" w:date="2026-08-23T10:36:00Z" w16du:dateUtc="2026-08-23T13:36:00Z">
        <w:r>
          <w:rPr>
            <w:noProof/>
            <w:sz w:val="32"/>
          </w:rPr>
          <w:lastRenderedPageBreak/>
          <w:drawing>
            <wp:inline distT="0" distB="0" distL="0" distR="0" wp14:anchorId="1E6781EC" wp14:editId="4B101990">
              <wp:extent cx="6098028" cy="2871177"/>
              <wp:effectExtent l="12700" t="12700" r="10795" b="12065"/>
              <wp:docPr id="117263930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639303" name="Imagem 1172639303"/>
                      <pic:cNvPicPr/>
                    </pic:nvPicPr>
                    <pic:blipFill rotWithShape="1">
                      <a:blip r:embed="rId30"/>
                      <a:srcRect l="21777" t="53178" r="21715"/>
                      <a:stretch>
                        <a:fillRect/>
                      </a:stretch>
                    </pic:blipFill>
                    <pic:spPr bwMode="auto">
                      <a:xfrm>
                        <a:off x="0" y="0"/>
                        <a:ext cx="6167600" cy="2903934"/>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ins>
    </w:p>
    <w:p w14:paraId="3051F562" w14:textId="77777777" w:rsidR="00CD4E9E" w:rsidRDefault="00CD4E9E" w:rsidP="00CD4E9E">
      <w:pPr>
        <w:rPr>
          <w:ins w:id="872" w:author="Bruno Ken Marchezepe" w:date="2026-08-23T10:36:00Z" w16du:dateUtc="2026-08-23T13:36:00Z"/>
        </w:rPr>
        <w:pPrChange w:id="873" w:author="Bruno Ken Marchezepe" w:date="2026-08-23T19:35:00Z" w16du:dateUtc="2026-08-23T22:35:00Z">
          <w:pPr>
            <w:pStyle w:val="Numerada"/>
            <w:numPr>
              <w:numId w:val="0"/>
            </w:numPr>
            <w:tabs>
              <w:tab w:val="clear" w:pos="360"/>
            </w:tabs>
          </w:pPr>
        </w:pPrChange>
      </w:pPr>
    </w:p>
    <w:p w14:paraId="1DC7AA88" w14:textId="0FA4CE4A" w:rsidR="004738D4" w:rsidRPr="00513E07" w:rsidDel="00CD4E9E" w:rsidRDefault="004738D4" w:rsidP="00513E07">
      <w:pPr>
        <w:pStyle w:val="Ttulo3"/>
        <w:rPr>
          <w:del w:id="874" w:author="Bruno Ken Marchezepe" w:date="2026-08-23T19:35:00Z" w16du:dateUtc="2026-08-23T22:35:00Z"/>
          <w:color w:val="4F6228" w:themeColor="accent3" w:themeShade="80"/>
          <w:rPrChange w:id="875" w:author="Bruno Ken Marchezepe" w:date="2026-08-23T21:40:00Z" w16du:dateUtc="2026-08-24T00:40:00Z">
            <w:rPr>
              <w:del w:id="876" w:author="Bruno Ken Marchezepe" w:date="2026-08-23T19:35:00Z" w16du:dateUtc="2026-08-23T22:35:00Z"/>
              <w:highlight w:val="yellow"/>
            </w:rPr>
          </w:rPrChange>
        </w:rPr>
        <w:pPrChange w:id="877" w:author="Bruno Ken Marchezepe" w:date="2026-08-23T21:40:00Z" w16du:dateUtc="2026-08-24T00:40:00Z">
          <w:pPr>
            <w:pStyle w:val="Numerada"/>
          </w:pPr>
        </w:pPrChange>
      </w:pPr>
    </w:p>
    <w:p w14:paraId="2EFD2EA0" w14:textId="775FC842" w:rsidR="0032219D" w:rsidRPr="00513E07" w:rsidDel="00F125D5" w:rsidRDefault="002C69D6" w:rsidP="00513E07">
      <w:pPr>
        <w:pStyle w:val="Ttulo3"/>
        <w:rPr>
          <w:del w:id="878" w:author="Bruno Ken Marchezepe" w:date="2026-08-22T21:01:00Z" w16du:dateUtc="2026-08-23T00:01:00Z"/>
          <w:color w:val="4F6228" w:themeColor="accent3" w:themeShade="80"/>
          <w:rPrChange w:id="879" w:author="Bruno Ken Marchezepe" w:date="2026-08-23T21:40:00Z" w16du:dateUtc="2026-08-24T00:40:00Z">
            <w:rPr>
              <w:del w:id="880" w:author="Bruno Ken Marchezepe" w:date="2026-08-22T21:01:00Z" w16du:dateUtc="2026-08-23T00:01:00Z"/>
              <w:highlight w:val="yellow"/>
            </w:rPr>
          </w:rPrChange>
        </w:rPr>
        <w:pPrChange w:id="881" w:author="Bruno Ken Marchezepe" w:date="2026-08-23T21:40:00Z" w16du:dateUtc="2026-08-24T00:40:00Z">
          <w:pPr/>
        </w:pPrChange>
      </w:pPr>
      <w:del w:id="882" w:author="Bruno Ken Marchezepe" w:date="2026-08-22T21:01:00Z" w16du:dateUtc="2026-08-23T00:01:00Z">
        <w:r w:rsidRPr="00513E07" w:rsidDel="00F125D5">
          <w:rPr>
            <w:color w:val="4F6228" w:themeColor="accent3" w:themeShade="80"/>
            <w:rPrChange w:id="883" w:author="Bruno Ken Marchezepe" w:date="2026-08-23T21:40:00Z" w16du:dateUtc="2026-08-24T00:40:00Z">
              <w:rPr>
                <w:b/>
                <w:color w:val="2874A6"/>
                <w:sz w:val="21"/>
                <w:highlight w:val="yellow"/>
              </w:rPr>
            </w:rPrChange>
          </w:rPr>
          <w:delText>6.3 Filtering Null Values:</w:delText>
        </w:r>
      </w:del>
    </w:p>
    <w:p w14:paraId="41F27642" w14:textId="7E864FFF" w:rsidR="0032219D" w:rsidRPr="00513E07" w:rsidDel="00F125D5" w:rsidRDefault="002C69D6" w:rsidP="00513E07">
      <w:pPr>
        <w:pStyle w:val="Ttulo3"/>
        <w:rPr>
          <w:del w:id="884" w:author="Bruno Ken Marchezepe" w:date="2026-08-22T21:01:00Z" w16du:dateUtc="2026-08-23T00:01:00Z"/>
          <w:color w:val="4F6228" w:themeColor="accent3" w:themeShade="80"/>
          <w:rPrChange w:id="885" w:author="Bruno Ken Marchezepe" w:date="2026-08-23T21:40:00Z" w16du:dateUtc="2026-08-24T00:40:00Z">
            <w:rPr>
              <w:del w:id="886" w:author="Bruno Ken Marchezepe" w:date="2026-08-22T21:01:00Z" w16du:dateUtc="2026-08-23T00:01:00Z"/>
              <w:highlight w:val="yellow"/>
            </w:rPr>
          </w:rPrChange>
        </w:rPr>
        <w:pPrChange w:id="887" w:author="Bruno Ken Marchezepe" w:date="2026-08-23T21:40:00Z" w16du:dateUtc="2026-08-24T00:40:00Z">
          <w:pPr>
            <w:pStyle w:val="Numerada"/>
          </w:pPr>
        </w:pPrChange>
      </w:pPr>
      <w:del w:id="888" w:author="Bruno Ken Marchezepe" w:date="2026-08-22T21:01:00Z" w16du:dateUtc="2026-08-23T00:01:00Z">
        <w:r w:rsidRPr="00513E07" w:rsidDel="00F125D5">
          <w:rPr>
            <w:color w:val="4F6228" w:themeColor="accent3" w:themeShade="80"/>
            <w:rPrChange w:id="889" w:author="Bruno Ken Marchezepe" w:date="2026-08-23T21:40:00Z" w16du:dateUtc="2026-08-24T00:40:00Z">
              <w:rPr>
                <w:sz w:val="19"/>
                <w:highlight w:val="yellow"/>
              </w:rPr>
            </w:rPrChange>
          </w:rPr>
          <w:delText>Wells outside the DEM coverage extent will yield NULL values in na_freatic.</w:delText>
        </w:r>
      </w:del>
    </w:p>
    <w:p w14:paraId="0DAF9C6B" w14:textId="05342A12" w:rsidR="0032219D" w:rsidRPr="00513E07" w:rsidDel="00F125D5" w:rsidRDefault="002C69D6" w:rsidP="00513E07">
      <w:pPr>
        <w:pStyle w:val="Ttulo3"/>
        <w:rPr>
          <w:del w:id="890" w:author="Bruno Ken Marchezepe" w:date="2026-08-22T21:01:00Z" w16du:dateUtc="2026-08-23T00:01:00Z"/>
          <w:color w:val="4F6228" w:themeColor="accent3" w:themeShade="80"/>
          <w:rPrChange w:id="891" w:author="Bruno Ken Marchezepe" w:date="2026-08-23T21:40:00Z" w16du:dateUtc="2026-08-24T00:40:00Z">
            <w:rPr>
              <w:del w:id="892" w:author="Bruno Ken Marchezepe" w:date="2026-08-22T21:01:00Z" w16du:dateUtc="2026-08-23T00:01:00Z"/>
              <w:highlight w:val="yellow"/>
            </w:rPr>
          </w:rPrChange>
        </w:rPr>
        <w:pPrChange w:id="893" w:author="Bruno Ken Marchezepe" w:date="2026-08-23T21:40:00Z" w16du:dateUtc="2026-08-24T00:40:00Z">
          <w:pPr>
            <w:pStyle w:val="Numerada"/>
          </w:pPr>
        </w:pPrChange>
      </w:pPr>
      <w:del w:id="894" w:author="Bruno Ken Marchezepe" w:date="2026-08-22T21:01:00Z" w16du:dateUtc="2026-08-23T00:01:00Z">
        <w:r w:rsidRPr="00513E07" w:rsidDel="00F125D5">
          <w:rPr>
            <w:color w:val="4F6228" w:themeColor="accent3" w:themeShade="80"/>
            <w:rPrChange w:id="895" w:author="Bruno Ken Marchezepe" w:date="2026-08-23T21:40:00Z" w16du:dateUtc="2026-08-24T00:40:00Z">
              <w:rPr>
                <w:sz w:val="19"/>
                <w:highlight w:val="yellow"/>
              </w:rPr>
            </w:rPrChange>
          </w:rPr>
          <w:delText>Toggle Edit Mode (Ctrl + E).</w:delText>
        </w:r>
      </w:del>
    </w:p>
    <w:p w14:paraId="25107191" w14:textId="25C3C104" w:rsidR="0032219D" w:rsidRPr="00513E07" w:rsidDel="00F125D5" w:rsidRDefault="002C69D6" w:rsidP="00513E07">
      <w:pPr>
        <w:pStyle w:val="Ttulo3"/>
        <w:rPr>
          <w:del w:id="896" w:author="Bruno Ken Marchezepe" w:date="2026-08-22T21:01:00Z" w16du:dateUtc="2026-08-23T00:01:00Z"/>
          <w:color w:val="4F6228" w:themeColor="accent3" w:themeShade="80"/>
          <w:rPrChange w:id="897" w:author="Bruno Ken Marchezepe" w:date="2026-08-23T21:40:00Z" w16du:dateUtc="2026-08-24T00:40:00Z">
            <w:rPr>
              <w:del w:id="898" w:author="Bruno Ken Marchezepe" w:date="2026-08-22T21:01:00Z" w16du:dateUtc="2026-08-23T00:01:00Z"/>
              <w:highlight w:val="yellow"/>
            </w:rPr>
          </w:rPrChange>
        </w:rPr>
        <w:pPrChange w:id="899" w:author="Bruno Ken Marchezepe" w:date="2026-08-23T21:40:00Z" w16du:dateUtc="2026-08-24T00:40:00Z">
          <w:pPr>
            <w:pStyle w:val="Numerada"/>
          </w:pPr>
        </w:pPrChange>
      </w:pPr>
      <w:del w:id="900" w:author="Bruno Ken Marchezepe" w:date="2026-08-22T21:01:00Z" w16du:dateUtc="2026-08-23T00:01:00Z">
        <w:r w:rsidRPr="00513E07" w:rsidDel="00F125D5">
          <w:rPr>
            <w:color w:val="4F6228" w:themeColor="accent3" w:themeShade="80"/>
            <w:rPrChange w:id="901" w:author="Bruno Ken Marchezepe" w:date="2026-08-23T21:40:00Z" w16du:dateUtc="2026-08-24T00:40:00Z">
              <w:rPr>
                <w:sz w:val="19"/>
                <w:highlight w:val="yellow"/>
              </w:rPr>
            </w:rPrChange>
          </w:rPr>
          <w:delText>Select all rows where na_freatic IS NULL (approximately 20+ records). (Ref: Tutorial Fig. 20)</w:delText>
        </w:r>
      </w:del>
    </w:p>
    <w:p w14:paraId="02E1801A" w14:textId="16BE3BA2" w:rsidR="0032219D" w:rsidRPr="00513E07" w:rsidDel="00F125D5" w:rsidRDefault="002C69D6" w:rsidP="00513E07">
      <w:pPr>
        <w:pStyle w:val="Ttulo3"/>
        <w:rPr>
          <w:del w:id="902" w:author="Bruno Ken Marchezepe" w:date="2026-08-22T21:01:00Z" w16du:dateUtc="2026-08-23T00:01:00Z"/>
          <w:color w:val="4F6228" w:themeColor="accent3" w:themeShade="80"/>
          <w:rPrChange w:id="903" w:author="Bruno Ken Marchezepe" w:date="2026-08-23T21:40:00Z" w16du:dateUtc="2026-08-24T00:40:00Z">
            <w:rPr>
              <w:del w:id="904" w:author="Bruno Ken Marchezepe" w:date="2026-08-22T21:01:00Z" w16du:dateUtc="2026-08-23T00:01:00Z"/>
              <w:highlight w:val="yellow"/>
            </w:rPr>
          </w:rPrChange>
        </w:rPr>
        <w:pPrChange w:id="905" w:author="Bruno Ken Marchezepe" w:date="2026-08-23T21:40:00Z" w16du:dateUtc="2026-08-24T00:40:00Z">
          <w:pPr>
            <w:pStyle w:val="Numerada"/>
          </w:pPr>
        </w:pPrChange>
      </w:pPr>
      <w:del w:id="906" w:author="Bruno Ken Marchezepe" w:date="2026-08-22T21:01:00Z" w16du:dateUtc="2026-08-23T00:01:00Z">
        <w:r w:rsidRPr="00513E07" w:rsidDel="00F125D5">
          <w:rPr>
            <w:color w:val="4F6228" w:themeColor="accent3" w:themeShade="80"/>
            <w:rPrChange w:id="907" w:author="Bruno Ken Marchezepe" w:date="2026-08-23T21:40:00Z" w16du:dateUtc="2026-08-24T00:40:00Z">
              <w:rPr>
                <w:sz w:val="19"/>
                <w:highlight w:val="yellow"/>
              </w:rPr>
            </w:rPrChange>
          </w:rPr>
          <w:delText>Click the Delete Selected Features icon (trash can), then toggle Edit Mode again and click Save. (Ref: Tutorial Fig. 21)</w:delText>
        </w:r>
      </w:del>
    </w:p>
    <w:p w14:paraId="1FFC104E" w14:textId="77777777" w:rsidR="0032219D" w:rsidRPr="00513E07" w:rsidRDefault="002C69D6" w:rsidP="00513E07">
      <w:pPr>
        <w:pStyle w:val="Ttulo3"/>
        <w:rPr>
          <w:color w:val="4F6228" w:themeColor="accent3" w:themeShade="80"/>
          <w:rPrChange w:id="908" w:author="Bruno Ken Marchezepe" w:date="2026-08-23T21:40:00Z" w16du:dateUtc="2026-08-24T00:40:00Z">
            <w:rPr>
              <w:highlight w:val="yellow"/>
            </w:rPr>
          </w:rPrChange>
        </w:rPr>
        <w:pPrChange w:id="909" w:author="Bruno Ken Marchezepe" w:date="2026-08-23T21:40:00Z" w16du:dateUtc="2026-08-24T00:40:00Z">
          <w:pPr/>
        </w:pPrChange>
      </w:pPr>
      <w:del w:id="910" w:author="Bruno Ken Marchezepe" w:date="2026-08-22T21:01:00Z" w16du:dateUtc="2026-08-23T00:01:00Z">
        <w:r w:rsidRPr="00513E07" w:rsidDel="00F125D5">
          <w:rPr>
            <w:color w:val="4F6228" w:themeColor="accent3" w:themeShade="80"/>
            <w:rPrChange w:id="911" w:author="Bruno Ken Marchezepe" w:date="2026-08-23T21:40:00Z" w16du:dateUtc="2026-08-24T00:40:00Z">
              <w:rPr>
                <w:b/>
                <w:color w:val="1A5276"/>
                <w:highlight w:val="yellow"/>
              </w:rPr>
            </w:rPrChange>
          </w:rPr>
          <w:delText xml:space="preserve">7. </w:delText>
        </w:r>
      </w:del>
      <w:r w:rsidRPr="00513E07">
        <w:rPr>
          <w:color w:val="4F6228" w:themeColor="accent3" w:themeShade="80"/>
          <w:rPrChange w:id="912" w:author="Bruno Ken Marchezepe" w:date="2026-08-23T21:40:00Z" w16du:dateUtc="2026-08-24T00:40:00Z">
            <w:rPr>
              <w:b/>
              <w:color w:val="1A5276"/>
              <w:highlight w:val="yellow"/>
            </w:rPr>
          </w:rPrChange>
        </w:rPr>
        <w:t>Spatial Interpolation and Generating Equipotential Lines</w:t>
      </w:r>
    </w:p>
    <w:p w14:paraId="7D2105E2" w14:textId="43519014" w:rsidR="00CD4E9E" w:rsidRDefault="00C25032" w:rsidP="00CD4E9E">
      <w:pPr>
        <w:rPr>
          <w:ins w:id="913" w:author="Bruno Ken Marchezepe" w:date="2026-08-23T19:39:00Z" w16du:dateUtc="2026-08-23T22:39:00Z"/>
        </w:rPr>
      </w:pPr>
      <w:ins w:id="914" w:author="Bruno Ken Marchezepe" w:date="2026-08-23T21:34:00Z" w16du:dateUtc="2026-08-24T00:34:00Z">
        <w:r>
          <w:t xml:space="preserve">Now, we will </w:t>
        </w:r>
      </w:ins>
      <w:ins w:id="915" w:author="Bruno Ken Marchezepe" w:date="2026-08-23T21:35:00Z" w16du:dateUtc="2026-08-24T00:35:00Z">
        <w:r>
          <w:t>analyze</w:t>
        </w:r>
      </w:ins>
      <w:ins w:id="916" w:author="Bruno Ken Marchezepe" w:date="2026-08-23T21:34:00Z" w16du:dateUtc="2026-08-24T00:34:00Z">
        <w:r>
          <w:t xml:space="preserve"> </w:t>
        </w:r>
      </w:ins>
      <w:ins w:id="917" w:author="Bruno Ken Marchezepe" w:date="2026-08-23T21:35:00Z" w16du:dateUtc="2026-08-24T00:35:00Z">
        <w:r>
          <w:t>2</w:t>
        </w:r>
      </w:ins>
      <w:ins w:id="918" w:author="Bruno Ken Marchezepe" w:date="2026-08-23T21:34:00Z" w16du:dateUtc="2026-08-24T00:34:00Z">
        <w:r>
          <w:t xml:space="preserve"> methods to </w:t>
        </w:r>
      </w:ins>
      <w:ins w:id="919" w:author="Bruno Ken Marchezepe" w:date="2026-08-23T21:35:00Z" w16du:dateUtc="2026-08-24T00:35:00Z">
        <w:r>
          <w:t>interpolate the water table head</w:t>
        </w:r>
      </w:ins>
      <w:ins w:id="920" w:author="Bruno Ken Marchezepe" w:date="2026-08-23T21:36:00Z" w16du:dateUtc="2026-08-24T00:36:00Z">
        <w:r>
          <w:t xml:space="preserve">: Thin Plate Spline </w:t>
        </w:r>
      </w:ins>
      <w:ins w:id="921" w:author="Bruno Ken Marchezepe" w:date="2026-08-23T21:38:00Z" w16du:dateUtc="2026-08-24T00:38:00Z">
        <w:r w:rsidR="00513E07">
          <w:t xml:space="preserve">(TPS) </w:t>
        </w:r>
      </w:ins>
      <w:ins w:id="922" w:author="Bruno Ken Marchezepe" w:date="2026-08-23T21:36:00Z" w16du:dateUtc="2026-08-24T00:36:00Z">
        <w:r>
          <w:t>and</w:t>
        </w:r>
      </w:ins>
      <w:ins w:id="923" w:author="Bruno Ken Marchezepe" w:date="2026-08-23T21:35:00Z" w16du:dateUtc="2026-08-24T00:35:00Z">
        <w:r>
          <w:t xml:space="preserve"> </w:t>
        </w:r>
      </w:ins>
      <w:ins w:id="924" w:author="Bruno Ken Marchezepe" w:date="2026-08-23T21:37:00Z" w16du:dateUtc="2026-08-24T00:37:00Z">
        <w:r w:rsidR="00513E07">
          <w:t xml:space="preserve">Inverse Distance </w:t>
        </w:r>
      </w:ins>
      <w:ins w:id="925" w:author="Bruno Ken Marchezepe" w:date="2026-08-23T21:40:00Z" w16du:dateUtc="2026-08-24T00:40:00Z">
        <w:r w:rsidR="00513E07">
          <w:t>Weighting</w:t>
        </w:r>
      </w:ins>
      <w:ins w:id="926" w:author="Bruno Ken Marchezepe" w:date="2026-08-23T21:37:00Z" w16du:dateUtc="2026-08-24T00:37:00Z">
        <w:r w:rsidR="00513E07">
          <w:t xml:space="preserve"> (IDW)</w:t>
        </w:r>
      </w:ins>
      <w:ins w:id="927" w:author="Bruno Ken Marchezepe" w:date="2026-08-23T21:39:00Z" w16du:dateUtc="2026-08-24T00:39:00Z">
        <w:r w:rsidR="00513E07">
          <w:t xml:space="preserve">. It is worth mentioning that </w:t>
        </w:r>
      </w:ins>
      <w:ins w:id="928" w:author="Bruno Ken Marchezepe" w:date="2026-08-23T21:39:00Z">
        <w:r w:rsidR="00513E07" w:rsidRPr="00513E07">
          <w:t>IDW weights points based on proximity, creating sharp local peaks, while TPS fits a smooth bending membrane-like surface through points, minimizing surface curvature</w:t>
        </w:r>
      </w:ins>
      <w:ins w:id="929" w:author="Bruno Ken Marchezepe" w:date="2026-08-23T21:39:00Z" w16du:dateUtc="2026-08-24T00:39:00Z">
        <w:r w:rsidR="00513E07">
          <w:t>.</w:t>
        </w:r>
      </w:ins>
      <w:ins w:id="930" w:author="Bruno Ken Marchezepe" w:date="2026-08-23T21:40:00Z" w16du:dateUtc="2026-08-24T00:40:00Z">
        <w:r w:rsidR="00513E07">
          <w:t xml:space="preserve"> That is why TPS is </w:t>
        </w:r>
      </w:ins>
      <w:ins w:id="931" w:author="Bruno Ken Marchezepe" w:date="2026-08-23T21:41:00Z" w16du:dateUtc="2026-08-24T00:41:00Z">
        <w:r w:rsidR="00513E07">
          <w:t>a preferred method, generally.</w:t>
        </w:r>
      </w:ins>
    </w:p>
    <w:p w14:paraId="4C911F69" w14:textId="77777777" w:rsidR="00CD4E9E" w:rsidRDefault="00CD4E9E" w:rsidP="00CD4E9E">
      <w:pPr>
        <w:rPr>
          <w:ins w:id="932" w:author="Bruno Ken Marchezepe" w:date="2026-08-23T19:39:00Z" w16du:dateUtc="2026-08-23T22:39:00Z"/>
        </w:rPr>
      </w:pPr>
    </w:p>
    <w:p w14:paraId="240A5648" w14:textId="5F18FF2F" w:rsidR="0032219D" w:rsidRPr="00CD4E9E" w:rsidRDefault="002C69D6" w:rsidP="00CD4E9E">
      <w:pPr>
        <w:pStyle w:val="Ttulo4"/>
        <w:rPr>
          <w:color w:val="4F6228" w:themeColor="accent3" w:themeShade="80"/>
          <w:sz w:val="32"/>
          <w:rPrChange w:id="933" w:author="Bruno Ken Marchezepe" w:date="2026-08-23T19:39:00Z" w16du:dateUtc="2026-08-23T22:39:00Z">
            <w:rPr>
              <w:highlight w:val="yellow"/>
            </w:rPr>
          </w:rPrChange>
        </w:rPr>
        <w:pPrChange w:id="934" w:author="Bruno Ken Marchezepe" w:date="2026-08-23T19:40:00Z" w16du:dateUtc="2026-08-23T22:40:00Z">
          <w:pPr/>
        </w:pPrChange>
      </w:pPr>
      <w:r w:rsidRPr="00CD4E9E">
        <w:rPr>
          <w:color w:val="4F6228" w:themeColor="accent3" w:themeShade="80"/>
          <w:rPrChange w:id="935" w:author="Bruno Ken Marchezepe" w:date="2026-08-23T19:39:00Z" w16du:dateUtc="2026-08-23T22:39:00Z">
            <w:rPr>
              <w:b/>
              <w:color w:val="2874A6"/>
              <w:sz w:val="21"/>
              <w:highlight w:val="yellow"/>
            </w:rPr>
          </w:rPrChange>
        </w:rPr>
        <w:t xml:space="preserve">Option A: </w:t>
      </w:r>
      <w:del w:id="936" w:author="Bruno Ken Marchezepe" w:date="2026-08-23T21:36:00Z" w16du:dateUtc="2026-08-24T00:36:00Z">
        <w:r w:rsidRPr="00CD4E9E" w:rsidDel="00C25032">
          <w:rPr>
            <w:color w:val="4F6228" w:themeColor="accent3" w:themeShade="80"/>
            <w:rPrChange w:id="937" w:author="Bruno Ken Marchezepe" w:date="2026-08-23T19:39:00Z" w16du:dateUtc="2026-08-23T22:39:00Z">
              <w:rPr>
                <w:b/>
                <w:color w:val="2874A6"/>
                <w:sz w:val="21"/>
                <w:highlight w:val="yellow"/>
              </w:rPr>
            </w:rPrChange>
          </w:rPr>
          <w:delText xml:space="preserve">SAGA </w:delText>
        </w:r>
      </w:del>
      <w:r w:rsidRPr="00CD4E9E">
        <w:rPr>
          <w:color w:val="4F6228" w:themeColor="accent3" w:themeShade="80"/>
          <w:rPrChange w:id="938" w:author="Bruno Ken Marchezepe" w:date="2026-08-23T19:39:00Z" w16du:dateUtc="2026-08-23T22:39:00Z">
            <w:rPr>
              <w:b/>
              <w:color w:val="2874A6"/>
              <w:sz w:val="21"/>
              <w:highlight w:val="yellow"/>
            </w:rPr>
          </w:rPrChange>
        </w:rPr>
        <w:t>Thin Plate Spline (TPS) — Preferred Method</w:t>
      </w:r>
    </w:p>
    <w:p w14:paraId="3B9CDFBF" w14:textId="77777777" w:rsidR="0032219D" w:rsidRPr="00CD4E9E" w:rsidRDefault="002C69D6" w:rsidP="00CD4E9E">
      <w:pPr>
        <w:rPr>
          <w:sz w:val="32"/>
          <w:rPrChange w:id="939" w:author="Bruno Ken Marchezepe" w:date="2026-08-23T19:39:00Z" w16du:dateUtc="2026-08-23T22:39:00Z">
            <w:rPr>
              <w:highlight w:val="yellow"/>
            </w:rPr>
          </w:rPrChange>
        </w:rPr>
        <w:pPrChange w:id="940" w:author="Bruno Ken Marchezepe" w:date="2026-08-23T19:39:00Z" w16du:dateUtc="2026-08-23T22:39:00Z">
          <w:pPr>
            <w:pStyle w:val="Numerada"/>
          </w:pPr>
        </w:pPrChange>
      </w:pPr>
      <w:r w:rsidRPr="00CD4E9E">
        <w:rPr>
          <w:rPrChange w:id="941" w:author="Bruno Ken Marchezepe" w:date="2026-08-23T19:39:00Z" w16du:dateUtc="2026-08-23T22:39:00Z">
            <w:rPr>
              <w:sz w:val="19"/>
              <w:highlight w:val="yellow"/>
            </w:rPr>
          </w:rPrChange>
        </w:rPr>
        <w:t>Open the Processing Toolbox (Ctrl + Alt + T). (Ref: Tutorial Fig. 22)</w:t>
      </w:r>
    </w:p>
    <w:p w14:paraId="0C408931" w14:textId="77777777" w:rsidR="0032219D" w:rsidRPr="00CD4E9E" w:rsidRDefault="002C69D6" w:rsidP="00CD4E9E">
      <w:pPr>
        <w:rPr>
          <w:sz w:val="32"/>
          <w:rPrChange w:id="942" w:author="Bruno Ken Marchezepe" w:date="2026-08-23T19:39:00Z" w16du:dateUtc="2026-08-23T22:39:00Z">
            <w:rPr>
              <w:highlight w:val="yellow"/>
            </w:rPr>
          </w:rPrChange>
        </w:rPr>
        <w:pPrChange w:id="943" w:author="Bruno Ken Marchezepe" w:date="2026-08-23T19:39:00Z" w16du:dateUtc="2026-08-23T22:39:00Z">
          <w:pPr>
            <w:pStyle w:val="Numerada"/>
          </w:pPr>
        </w:pPrChange>
      </w:pPr>
      <w:r w:rsidRPr="00CD4E9E">
        <w:rPr>
          <w:rPrChange w:id="944" w:author="Bruno Ken Marchezepe" w:date="2026-08-23T19:39:00Z" w16du:dateUtc="2026-08-23T22:39:00Z">
            <w:rPr>
              <w:sz w:val="19"/>
              <w:highlight w:val="yellow"/>
            </w:rPr>
          </w:rPrChange>
        </w:rPr>
        <w:t>Navigate to: SAGA → Raster - Spline Interpolation → Thin Plate Spline. (Ref: Tutorial Fig. 23)</w:t>
      </w:r>
    </w:p>
    <w:p w14:paraId="22DBD85F" w14:textId="77777777" w:rsidR="0032219D" w:rsidRPr="00CD4E9E" w:rsidRDefault="002C69D6" w:rsidP="00CD4E9E">
      <w:pPr>
        <w:rPr>
          <w:sz w:val="32"/>
          <w:rPrChange w:id="945" w:author="Bruno Ken Marchezepe" w:date="2026-08-23T19:39:00Z" w16du:dateUtc="2026-08-23T22:39:00Z">
            <w:rPr>
              <w:highlight w:val="yellow"/>
            </w:rPr>
          </w:rPrChange>
        </w:rPr>
        <w:pPrChange w:id="946" w:author="Bruno Ken Marchezepe" w:date="2026-08-23T19:39:00Z" w16du:dateUtc="2026-08-23T22:39:00Z">
          <w:pPr>
            <w:pStyle w:val="Numerada"/>
          </w:pPr>
        </w:pPrChange>
      </w:pPr>
      <w:r w:rsidRPr="00CD4E9E">
        <w:rPr>
          <w:rPrChange w:id="947" w:author="Bruno Ken Marchezepe" w:date="2026-08-23T19:39:00Z" w16du:dateUtc="2026-08-23T22:39:00Z">
            <w:rPr>
              <w:sz w:val="19"/>
              <w:highlight w:val="yellow"/>
            </w:rPr>
          </w:rPrChange>
        </w:rPr>
        <w:t>Configure parameters:</w:t>
      </w:r>
      <w:r w:rsidRPr="00CD4E9E">
        <w:rPr>
          <w:rPrChange w:id="948" w:author="Bruno Ken Marchezepe" w:date="2026-08-23T19:39:00Z" w16du:dateUtc="2026-08-23T22:39:00Z">
            <w:rPr>
              <w:sz w:val="19"/>
              <w:highlight w:val="yellow"/>
            </w:rPr>
          </w:rPrChange>
        </w:rPr>
        <w:br/>
        <w:t>• Points: pocos_mde</w:t>
      </w:r>
      <w:r w:rsidRPr="00CD4E9E">
        <w:rPr>
          <w:rPrChange w:id="949" w:author="Bruno Ken Marchezepe" w:date="2026-08-23T19:39:00Z" w16du:dateUtc="2026-08-23T22:39:00Z">
            <w:rPr>
              <w:sz w:val="19"/>
              <w:highlight w:val="yellow"/>
            </w:rPr>
          </w:rPrChange>
        </w:rPr>
        <w:br/>
        <w:t>• Attribute: na_freatic</w:t>
      </w:r>
      <w:r w:rsidRPr="00CD4E9E">
        <w:rPr>
          <w:rPrChange w:id="950" w:author="Bruno Ken Marchezepe" w:date="2026-08-23T19:39:00Z" w16du:dateUtc="2026-08-23T22:39:00Z">
            <w:rPr>
              <w:sz w:val="19"/>
              <w:highlight w:val="yellow"/>
            </w:rPr>
          </w:rPrChange>
        </w:rPr>
        <w:br/>
        <w:t>• Output extent: Select Calculate from Layer → dem</w:t>
      </w:r>
      <w:r w:rsidRPr="00CD4E9E">
        <w:rPr>
          <w:rPrChange w:id="951" w:author="Bruno Ken Marchezepe" w:date="2026-08-23T19:39:00Z" w16du:dateUtc="2026-08-23T22:39:00Z">
            <w:rPr>
              <w:sz w:val="19"/>
              <w:highlight w:val="yellow"/>
            </w:rPr>
          </w:rPrChange>
        </w:rPr>
        <w:br/>
        <w:t>• Cellsize: Change from 100 to 0.001</w:t>
      </w:r>
      <w:r w:rsidRPr="00CD4E9E">
        <w:rPr>
          <w:rPrChange w:id="952" w:author="Bruno Ken Marchezepe" w:date="2026-08-23T19:39:00Z" w16du:dateUtc="2026-08-23T22:39:00Z">
            <w:rPr>
              <w:sz w:val="19"/>
              <w:highlight w:val="yellow"/>
            </w:rPr>
          </w:rPrChange>
        </w:rPr>
        <w:br/>
        <w:t>• Minimum points: Change from 16 to 1</w:t>
      </w:r>
      <w:r w:rsidRPr="00CD4E9E">
        <w:rPr>
          <w:rPrChange w:id="953" w:author="Bruno Ken Marchezepe" w:date="2026-08-23T19:39:00Z" w16du:dateUtc="2026-08-23T22:39:00Z">
            <w:rPr>
              <w:sz w:val="19"/>
              <w:highlight w:val="yellow"/>
            </w:rPr>
          </w:rPrChange>
        </w:rPr>
        <w:br/>
      </w:r>
      <w:r w:rsidRPr="00CD4E9E">
        <w:rPr>
          <w:rPrChange w:id="954" w:author="Bruno Ken Marchezepe" w:date="2026-08-23T19:39:00Z" w16du:dateUtc="2026-08-23T22:39:00Z">
            <w:rPr>
              <w:sz w:val="19"/>
              <w:highlight w:val="yellow"/>
            </w:rPr>
          </w:rPrChange>
        </w:rPr>
        <w:lastRenderedPageBreak/>
        <w:t>• Target Grid: Save to file as na_freatic_interpolado_TPS.sdat</w:t>
      </w:r>
      <w:r w:rsidRPr="00CD4E9E">
        <w:rPr>
          <w:rPrChange w:id="955" w:author="Bruno Ken Marchezepe" w:date="2026-08-23T19:39:00Z" w16du:dateUtc="2026-08-23T22:39:00Z">
            <w:rPr>
              <w:sz w:val="19"/>
              <w:highlight w:val="yellow"/>
            </w:rPr>
          </w:rPrChange>
        </w:rPr>
        <w:br/>
        <w:t>(Ref: Tutorial Figs. 24, 25 &amp; 26)</w:t>
      </w:r>
    </w:p>
    <w:p w14:paraId="6708777F" w14:textId="77777777" w:rsidR="0032219D" w:rsidRPr="00CD4E9E" w:rsidRDefault="002C69D6" w:rsidP="00CD4E9E">
      <w:pPr>
        <w:rPr>
          <w:ins w:id="956" w:author="Bruno Ken Marchezepe" w:date="2026-08-23T10:36:00Z" w16du:dateUtc="2026-08-23T13:36:00Z"/>
          <w:sz w:val="32"/>
          <w:rPrChange w:id="957" w:author="Bruno Ken Marchezepe" w:date="2026-08-23T19:39:00Z" w16du:dateUtc="2026-08-23T22:39:00Z">
            <w:rPr>
              <w:ins w:id="958" w:author="Bruno Ken Marchezepe" w:date="2026-08-23T10:36:00Z" w16du:dateUtc="2026-08-23T13:36:00Z"/>
              <w:highlight w:val="yellow"/>
            </w:rPr>
          </w:rPrChange>
        </w:rPr>
        <w:pPrChange w:id="959" w:author="Bruno Ken Marchezepe" w:date="2026-08-23T19:39:00Z" w16du:dateUtc="2026-08-23T22:39:00Z">
          <w:pPr>
            <w:pStyle w:val="Numerada"/>
          </w:pPr>
        </w:pPrChange>
      </w:pPr>
      <w:r w:rsidRPr="00CD4E9E">
        <w:rPr>
          <w:rPrChange w:id="960" w:author="Bruno Ken Marchezepe" w:date="2026-08-23T19:39:00Z" w16du:dateUtc="2026-08-23T22:39:00Z">
            <w:rPr>
              <w:sz w:val="19"/>
              <w:highlight w:val="yellow"/>
            </w:rPr>
          </w:rPrChange>
        </w:rPr>
        <w:t>Click Run. Style the resulting raster using a continuous color ramp (e.g., Turbo with linear gradient). (Ref: Tutorial Figs. 27 &amp; 28)</w:t>
      </w:r>
    </w:p>
    <w:p w14:paraId="79BD892E" w14:textId="5F2CAB28" w:rsidR="004738D4" w:rsidRDefault="004738D4" w:rsidP="004738D4">
      <w:pPr>
        <w:ind w:firstLine="0"/>
        <w:rPr>
          <w:ins w:id="961" w:author="Bruno Ken Marchezepe" w:date="2026-08-23T19:35:00Z" w16du:dateUtc="2026-08-23T22:35:00Z"/>
        </w:rPr>
      </w:pPr>
      <w:ins w:id="962" w:author="Bruno Ken Marchezepe" w:date="2026-08-23T10:37:00Z" w16du:dateUtc="2026-08-23T13:37:00Z">
        <w:r>
          <w:rPr>
            <w:noProof/>
          </w:rPr>
          <w:drawing>
            <wp:inline distT="0" distB="0" distL="0" distR="0" wp14:anchorId="4FAEFA38" wp14:editId="69422F44">
              <wp:extent cx="6309360" cy="2127250"/>
              <wp:effectExtent l="12700" t="12700" r="15240" b="19050"/>
              <wp:docPr id="461492831"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492831" name="Imagem 461492831"/>
                      <pic:cNvPicPr/>
                    </pic:nvPicPr>
                    <pic:blipFill>
                      <a:blip r:embed="rId31"/>
                      <a:stretch>
                        <a:fillRect/>
                      </a:stretch>
                    </pic:blipFill>
                    <pic:spPr>
                      <a:xfrm>
                        <a:off x="0" y="0"/>
                        <a:ext cx="6309360" cy="2127250"/>
                      </a:xfrm>
                      <a:prstGeom prst="rect">
                        <a:avLst/>
                      </a:prstGeom>
                      <a:ln>
                        <a:solidFill>
                          <a:schemeClr val="tx1"/>
                        </a:solidFill>
                      </a:ln>
                    </pic:spPr>
                  </pic:pic>
                </a:graphicData>
              </a:graphic>
            </wp:inline>
          </w:drawing>
        </w:r>
      </w:ins>
    </w:p>
    <w:p w14:paraId="7F5BEB8B" w14:textId="77777777" w:rsidR="00CD4E9E" w:rsidRPr="004738D4" w:rsidRDefault="00CD4E9E" w:rsidP="00CD4E9E">
      <w:pPr>
        <w:rPr>
          <w:ins w:id="963" w:author="Bruno Ken Marchezepe" w:date="2026-08-23T10:36:00Z" w16du:dateUtc="2026-08-23T13:36:00Z"/>
          <w:rPrChange w:id="964" w:author="Bruno Ken Marchezepe" w:date="2026-08-23T10:36:00Z" w16du:dateUtc="2026-08-23T13:36:00Z">
            <w:rPr>
              <w:ins w:id="965" w:author="Bruno Ken Marchezepe" w:date="2026-08-23T10:36:00Z" w16du:dateUtc="2026-08-23T13:36:00Z"/>
              <w:highlight w:val="yellow"/>
            </w:rPr>
          </w:rPrChange>
        </w:rPr>
        <w:pPrChange w:id="966" w:author="Bruno Ken Marchezepe" w:date="2026-08-23T19:35:00Z" w16du:dateUtc="2026-08-23T22:35:00Z">
          <w:pPr>
            <w:pStyle w:val="Numerada"/>
            <w:numPr>
              <w:numId w:val="0"/>
            </w:numPr>
            <w:tabs>
              <w:tab w:val="clear" w:pos="360"/>
            </w:tabs>
          </w:pPr>
        </w:pPrChange>
      </w:pPr>
    </w:p>
    <w:p w14:paraId="2442A903" w14:textId="16160ECB" w:rsidR="004738D4" w:rsidRPr="004738D4" w:rsidRDefault="004738D4" w:rsidP="00CD4E9E">
      <w:pPr>
        <w:rPr>
          <w:ins w:id="967" w:author="Bruno Ken Marchezepe" w:date="2026-08-23T10:36:00Z" w16du:dateUtc="2026-08-23T13:36:00Z"/>
          <w:rPrChange w:id="968" w:author="Bruno Ken Marchezepe" w:date="2026-08-23T10:36:00Z" w16du:dateUtc="2026-08-23T13:36:00Z">
            <w:rPr>
              <w:ins w:id="969" w:author="Bruno Ken Marchezepe" w:date="2026-08-23T10:36:00Z" w16du:dateUtc="2026-08-23T13:36:00Z"/>
              <w:highlight w:val="yellow"/>
            </w:rPr>
          </w:rPrChange>
        </w:rPr>
        <w:pPrChange w:id="970" w:author="Bruno Ken Marchezepe" w:date="2026-08-23T19:35:00Z" w16du:dateUtc="2026-08-23T22:35:00Z">
          <w:pPr>
            <w:pStyle w:val="Numerada"/>
            <w:numPr>
              <w:numId w:val="0"/>
            </w:numPr>
            <w:tabs>
              <w:tab w:val="clear" w:pos="360"/>
            </w:tabs>
          </w:pPr>
        </w:pPrChange>
      </w:pPr>
    </w:p>
    <w:p w14:paraId="2C2CC2DF" w14:textId="3071DA7C" w:rsidR="004738D4" w:rsidRDefault="004738D4" w:rsidP="00CD4E9E">
      <w:pPr>
        <w:rPr>
          <w:ins w:id="971" w:author="Bruno Ken Marchezepe" w:date="2026-08-23T19:11:00Z" w16du:dateUtc="2026-08-23T22:11:00Z"/>
        </w:rPr>
        <w:pPrChange w:id="972" w:author="Bruno Ken Marchezepe" w:date="2026-08-23T19:35:00Z" w16du:dateUtc="2026-08-23T22:35:00Z">
          <w:pPr>
            <w:ind w:firstLine="0"/>
            <w:jc w:val="center"/>
          </w:pPr>
        </w:pPrChange>
      </w:pPr>
    </w:p>
    <w:tbl>
      <w:tblPr>
        <w:tblStyle w:val="Tabelacomgrade"/>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Change w:id="973" w:author="Bruno Ken Marchezepe" w:date="2026-08-23T19:12:00Z" w16du:dateUtc="2026-08-23T22:12:00Z">
          <w:tblPr>
            <w:tblStyle w:val="Tabelacomgrade"/>
            <w:tblW w:w="0" w:type="auto"/>
            <w:tblInd w:w="38" w:type="dxa"/>
            <w:tblLook w:val="04A0" w:firstRow="1" w:lastRow="0" w:firstColumn="1" w:lastColumn="0" w:noHBand="0" w:noVBand="1"/>
          </w:tblPr>
        </w:tblPrChange>
      </w:tblPr>
      <w:tblGrid>
        <w:gridCol w:w="4890"/>
        <w:gridCol w:w="567"/>
        <w:gridCol w:w="4657"/>
        <w:tblGridChange w:id="974">
          <w:tblGrid>
            <w:gridCol w:w="4616"/>
            <w:gridCol w:w="274"/>
            <w:gridCol w:w="567"/>
            <w:gridCol w:w="261"/>
            <w:gridCol w:w="4396"/>
          </w:tblGrid>
        </w:tblGridChange>
      </w:tblGrid>
      <w:tr w:rsidR="004E5B09" w14:paraId="7386899D" w14:textId="77777777" w:rsidTr="004E5B09">
        <w:trPr>
          <w:ins w:id="975" w:author="Bruno Ken Marchezepe" w:date="2026-08-23T19:11:00Z" w16du:dateUtc="2026-08-23T22:11:00Z"/>
        </w:trPr>
        <w:tc>
          <w:tcPr>
            <w:tcW w:w="4890" w:type="dxa"/>
            <w:vAlign w:val="center"/>
            <w:tcPrChange w:id="976" w:author="Bruno Ken Marchezepe" w:date="2026-08-23T19:12:00Z" w16du:dateUtc="2026-08-23T22:12:00Z">
              <w:tcPr>
                <w:tcW w:w="3358" w:type="dxa"/>
              </w:tcPr>
            </w:tcPrChange>
          </w:tcPr>
          <w:p w14:paraId="495009DA" w14:textId="069238A2" w:rsidR="004E5B09" w:rsidRDefault="004E5B09" w:rsidP="004E5B09">
            <w:pPr>
              <w:ind w:firstLine="0"/>
              <w:jc w:val="center"/>
              <w:rPr>
                <w:ins w:id="977" w:author="Bruno Ken Marchezepe" w:date="2026-08-23T19:11:00Z" w16du:dateUtc="2026-08-23T22:11:00Z"/>
              </w:rPr>
            </w:pPr>
            <w:ins w:id="978" w:author="Bruno Ken Marchezepe" w:date="2026-08-23T19:11:00Z" w16du:dateUtc="2026-08-23T22:11:00Z">
              <w:r>
                <w:rPr>
                  <w:noProof/>
                </w:rPr>
                <w:lastRenderedPageBreak/>
                <w:drawing>
                  <wp:inline distT="0" distB="0" distL="0" distR="0" wp14:anchorId="32936583" wp14:editId="5BAA1114">
                    <wp:extent cx="2765310" cy="6079253"/>
                    <wp:effectExtent l="12700" t="12700" r="16510" b="17145"/>
                    <wp:docPr id="324235577"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235577" name="Imagem 324235577"/>
                            <pic:cNvPicPr/>
                          </pic:nvPicPr>
                          <pic:blipFill>
                            <a:blip r:embed="rId32"/>
                            <a:stretch>
                              <a:fillRect/>
                            </a:stretch>
                          </pic:blipFill>
                          <pic:spPr>
                            <a:xfrm>
                              <a:off x="0" y="0"/>
                              <a:ext cx="2782441" cy="6116914"/>
                            </a:xfrm>
                            <a:prstGeom prst="rect">
                              <a:avLst/>
                            </a:prstGeom>
                            <a:ln>
                              <a:solidFill>
                                <a:schemeClr val="tx1"/>
                              </a:solidFill>
                            </a:ln>
                          </pic:spPr>
                        </pic:pic>
                      </a:graphicData>
                    </a:graphic>
                  </wp:inline>
                </w:drawing>
              </w:r>
            </w:ins>
          </w:p>
        </w:tc>
        <w:tc>
          <w:tcPr>
            <w:tcW w:w="567" w:type="dxa"/>
            <w:vAlign w:val="center"/>
            <w:tcPrChange w:id="979" w:author="Bruno Ken Marchezepe" w:date="2026-08-23T19:12:00Z" w16du:dateUtc="2026-08-23T22:12:00Z">
              <w:tcPr>
                <w:tcW w:w="3359" w:type="dxa"/>
                <w:gridSpan w:val="3"/>
              </w:tcPr>
            </w:tcPrChange>
          </w:tcPr>
          <w:p w14:paraId="1E96CF0F" w14:textId="766665D6" w:rsidR="004E5B09" w:rsidRDefault="004E5B09" w:rsidP="004E5B09">
            <w:pPr>
              <w:ind w:firstLine="0"/>
              <w:jc w:val="center"/>
              <w:rPr>
                <w:ins w:id="980" w:author="Bruno Ken Marchezepe" w:date="2026-08-23T19:11:00Z" w16du:dateUtc="2026-08-23T22:11:00Z"/>
              </w:rPr>
            </w:pPr>
            <w:ins w:id="981" w:author="Bruno Ken Marchezepe" w:date="2026-08-23T19:11:00Z" w16du:dateUtc="2026-08-23T22:11:00Z">
              <w:r>
                <w:sym w:font="Wingdings" w:char="F0E0"/>
              </w:r>
            </w:ins>
          </w:p>
        </w:tc>
        <w:tc>
          <w:tcPr>
            <w:tcW w:w="4657" w:type="dxa"/>
            <w:vAlign w:val="center"/>
            <w:tcPrChange w:id="982" w:author="Bruno Ken Marchezepe" w:date="2026-08-23T19:12:00Z" w16du:dateUtc="2026-08-23T22:12:00Z">
              <w:tcPr>
                <w:tcW w:w="3359" w:type="dxa"/>
              </w:tcPr>
            </w:tcPrChange>
          </w:tcPr>
          <w:p w14:paraId="1A922447" w14:textId="32B70F8F" w:rsidR="004E5B09" w:rsidRDefault="004E5B09" w:rsidP="004E5B09">
            <w:pPr>
              <w:ind w:firstLine="0"/>
              <w:jc w:val="center"/>
              <w:rPr>
                <w:ins w:id="983" w:author="Bruno Ken Marchezepe" w:date="2026-08-23T19:11:00Z" w16du:dateUtc="2026-08-23T22:11:00Z"/>
              </w:rPr>
            </w:pPr>
            <w:ins w:id="984" w:author="Bruno Ken Marchezepe" w:date="2026-08-23T19:11:00Z" w16du:dateUtc="2026-08-23T22:11:00Z">
              <w:r>
                <w:rPr>
                  <w:noProof/>
                </w:rPr>
                <w:drawing>
                  <wp:inline distT="0" distB="0" distL="0" distR="0" wp14:anchorId="33DCAEF3" wp14:editId="34307D7D">
                    <wp:extent cx="2625234" cy="5024176"/>
                    <wp:effectExtent l="12700" t="12700" r="16510" b="17780"/>
                    <wp:docPr id="696965852"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965852" name="Imagem 696965852"/>
                            <pic:cNvPicPr/>
                          </pic:nvPicPr>
                          <pic:blipFill>
                            <a:blip r:embed="rId33"/>
                            <a:stretch>
                              <a:fillRect/>
                            </a:stretch>
                          </pic:blipFill>
                          <pic:spPr>
                            <a:xfrm>
                              <a:off x="0" y="0"/>
                              <a:ext cx="2630742" cy="5034718"/>
                            </a:xfrm>
                            <a:prstGeom prst="rect">
                              <a:avLst/>
                            </a:prstGeom>
                            <a:ln>
                              <a:solidFill>
                                <a:schemeClr val="tx1"/>
                              </a:solidFill>
                            </a:ln>
                          </pic:spPr>
                        </pic:pic>
                      </a:graphicData>
                    </a:graphic>
                  </wp:inline>
                </w:drawing>
              </w:r>
            </w:ins>
          </w:p>
        </w:tc>
      </w:tr>
    </w:tbl>
    <w:p w14:paraId="16D72F04" w14:textId="77777777" w:rsidR="004E5B09" w:rsidRPr="004738D4" w:rsidRDefault="004E5B09" w:rsidP="00CD4E9E">
      <w:pPr>
        <w:rPr>
          <w:ins w:id="985" w:author="Bruno Ken Marchezepe" w:date="2026-08-23T10:36:00Z" w16du:dateUtc="2026-08-23T13:36:00Z"/>
          <w:rPrChange w:id="986" w:author="Bruno Ken Marchezepe" w:date="2026-08-23T10:36:00Z" w16du:dateUtc="2026-08-23T13:36:00Z">
            <w:rPr>
              <w:ins w:id="987" w:author="Bruno Ken Marchezepe" w:date="2026-08-23T10:36:00Z" w16du:dateUtc="2026-08-23T13:36:00Z"/>
              <w:highlight w:val="yellow"/>
            </w:rPr>
          </w:rPrChange>
        </w:rPr>
        <w:pPrChange w:id="988" w:author="Bruno Ken Marchezepe" w:date="2026-08-23T19:35:00Z" w16du:dateUtc="2026-08-23T22:35:00Z">
          <w:pPr>
            <w:pStyle w:val="Numerada"/>
            <w:numPr>
              <w:numId w:val="0"/>
            </w:numPr>
            <w:tabs>
              <w:tab w:val="clear" w:pos="360"/>
            </w:tabs>
          </w:pPr>
        </w:pPrChange>
      </w:pPr>
    </w:p>
    <w:p w14:paraId="4DCC4CE6" w14:textId="5E991AD9" w:rsidR="004738D4" w:rsidRPr="004738D4" w:rsidRDefault="004738D4" w:rsidP="00CD4E9E">
      <w:pPr>
        <w:rPr>
          <w:ins w:id="989" w:author="Bruno Ken Marchezepe" w:date="2026-08-23T10:36:00Z" w16du:dateUtc="2026-08-23T13:36:00Z"/>
          <w:rPrChange w:id="990" w:author="Bruno Ken Marchezepe" w:date="2026-08-23T10:36:00Z" w16du:dateUtc="2026-08-23T13:36:00Z">
            <w:rPr>
              <w:ins w:id="991" w:author="Bruno Ken Marchezepe" w:date="2026-08-23T10:36:00Z" w16du:dateUtc="2026-08-23T13:36:00Z"/>
              <w:highlight w:val="yellow"/>
            </w:rPr>
          </w:rPrChange>
        </w:rPr>
        <w:pPrChange w:id="992" w:author="Bruno Ken Marchezepe" w:date="2026-08-23T19:35:00Z" w16du:dateUtc="2026-08-23T22:35:00Z">
          <w:pPr>
            <w:pStyle w:val="Numerada"/>
            <w:numPr>
              <w:numId w:val="0"/>
            </w:numPr>
            <w:tabs>
              <w:tab w:val="clear" w:pos="360"/>
            </w:tabs>
          </w:pPr>
        </w:pPrChange>
      </w:pPr>
    </w:p>
    <w:p w14:paraId="4BB8A4E7" w14:textId="33999022" w:rsidR="004738D4" w:rsidRPr="004738D4" w:rsidRDefault="004738D4" w:rsidP="00CD4E9E">
      <w:pPr>
        <w:ind w:firstLine="0"/>
        <w:jc w:val="center"/>
        <w:rPr>
          <w:ins w:id="993" w:author="Bruno Ken Marchezepe" w:date="2026-08-23T10:36:00Z" w16du:dateUtc="2026-08-23T13:36:00Z"/>
          <w:rPrChange w:id="994" w:author="Bruno Ken Marchezepe" w:date="2026-08-23T10:36:00Z" w16du:dateUtc="2026-08-23T13:36:00Z">
            <w:rPr>
              <w:ins w:id="995" w:author="Bruno Ken Marchezepe" w:date="2026-08-23T10:36:00Z" w16du:dateUtc="2026-08-23T13:36:00Z"/>
              <w:highlight w:val="yellow"/>
            </w:rPr>
          </w:rPrChange>
        </w:rPr>
        <w:pPrChange w:id="996" w:author="Bruno Ken Marchezepe" w:date="2026-08-23T19:35:00Z" w16du:dateUtc="2026-08-23T22:35:00Z">
          <w:pPr>
            <w:pStyle w:val="Numerada"/>
            <w:numPr>
              <w:numId w:val="0"/>
            </w:numPr>
            <w:tabs>
              <w:tab w:val="clear" w:pos="360"/>
            </w:tabs>
          </w:pPr>
        </w:pPrChange>
      </w:pPr>
      <w:ins w:id="997" w:author="Bruno Ken Marchezepe" w:date="2026-08-23T10:38:00Z" w16du:dateUtc="2026-08-23T13:38:00Z">
        <w:r>
          <w:rPr>
            <w:noProof/>
          </w:rPr>
          <w:lastRenderedPageBreak/>
          <w:drawing>
            <wp:inline distT="0" distB="0" distL="0" distR="0" wp14:anchorId="253B287E" wp14:editId="72217C1C">
              <wp:extent cx="5204951" cy="4089679"/>
              <wp:effectExtent l="12700" t="12700" r="15240" b="12700"/>
              <wp:docPr id="49051746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517460" name="Imagem 490517460"/>
                      <pic:cNvPicPr/>
                    </pic:nvPicPr>
                    <pic:blipFill>
                      <a:blip r:embed="rId34"/>
                      <a:stretch>
                        <a:fillRect/>
                      </a:stretch>
                    </pic:blipFill>
                    <pic:spPr>
                      <a:xfrm>
                        <a:off x="0" y="0"/>
                        <a:ext cx="5210924" cy="4094372"/>
                      </a:xfrm>
                      <a:prstGeom prst="rect">
                        <a:avLst/>
                      </a:prstGeom>
                      <a:ln>
                        <a:solidFill>
                          <a:schemeClr val="tx1"/>
                        </a:solidFill>
                      </a:ln>
                    </pic:spPr>
                  </pic:pic>
                </a:graphicData>
              </a:graphic>
            </wp:inline>
          </w:drawing>
        </w:r>
      </w:ins>
    </w:p>
    <w:p w14:paraId="26307965" w14:textId="77777777" w:rsidR="004738D4" w:rsidRPr="004738D4" w:rsidRDefault="004738D4" w:rsidP="00CD4E9E">
      <w:pPr>
        <w:rPr>
          <w:rPrChange w:id="998" w:author="Bruno Ken Marchezepe" w:date="2026-08-23T10:36:00Z" w16du:dateUtc="2026-08-23T13:36:00Z">
            <w:rPr>
              <w:highlight w:val="yellow"/>
            </w:rPr>
          </w:rPrChange>
        </w:rPr>
        <w:pPrChange w:id="999" w:author="Bruno Ken Marchezepe" w:date="2026-08-23T19:35:00Z" w16du:dateUtc="2026-08-23T22:35:00Z">
          <w:pPr>
            <w:pStyle w:val="Numerada"/>
          </w:pPr>
        </w:pPrChange>
      </w:pPr>
    </w:p>
    <w:p w14:paraId="4ADD2BD0" w14:textId="77777777" w:rsidR="0032219D" w:rsidRPr="00CD4E9E" w:rsidRDefault="002C69D6" w:rsidP="00CD4E9E">
      <w:pPr>
        <w:pStyle w:val="Ttulo4"/>
        <w:rPr>
          <w:color w:val="4F6228" w:themeColor="accent3" w:themeShade="80"/>
          <w:rPrChange w:id="1000" w:author="Bruno Ken Marchezepe" w:date="2026-08-23T19:35:00Z" w16du:dateUtc="2026-08-23T22:35:00Z">
            <w:rPr>
              <w:highlight w:val="yellow"/>
            </w:rPr>
          </w:rPrChange>
        </w:rPr>
        <w:pPrChange w:id="1001" w:author="Bruno Ken Marchezepe" w:date="2026-08-23T19:35:00Z" w16du:dateUtc="2026-08-23T22:35:00Z">
          <w:pPr/>
        </w:pPrChange>
      </w:pPr>
      <w:r w:rsidRPr="00CD4E9E">
        <w:rPr>
          <w:color w:val="4F6228" w:themeColor="accent3" w:themeShade="80"/>
          <w:rPrChange w:id="1002" w:author="Bruno Ken Marchezepe" w:date="2026-08-23T19:35:00Z" w16du:dateUtc="2026-08-23T22:35:00Z">
            <w:rPr>
              <w:b/>
              <w:color w:val="2874A6"/>
              <w:sz w:val="21"/>
              <w:highlight w:val="yellow"/>
            </w:rPr>
          </w:rPrChange>
        </w:rPr>
        <w:t>Option B: Inverse Distance Weighting (IDW) — Alternative Method</w:t>
      </w:r>
    </w:p>
    <w:p w14:paraId="21E69AE3" w14:textId="77777777" w:rsidR="0032219D" w:rsidRPr="00CD4E9E" w:rsidRDefault="002C69D6" w:rsidP="00CD4E9E">
      <w:pPr>
        <w:rPr>
          <w:ins w:id="1003" w:author="Bruno Ken Marchezepe" w:date="2026-08-23T10:38:00Z" w16du:dateUtc="2026-08-23T13:38:00Z"/>
          <w:rPrChange w:id="1004" w:author="Bruno Ken Marchezepe" w:date="2026-08-23T19:35:00Z" w16du:dateUtc="2026-08-23T22:35:00Z">
            <w:rPr>
              <w:ins w:id="1005" w:author="Bruno Ken Marchezepe" w:date="2026-08-23T10:38:00Z" w16du:dateUtc="2026-08-23T13:38:00Z"/>
              <w:highlight w:val="yellow"/>
            </w:rPr>
          </w:rPrChange>
        </w:rPr>
      </w:pPr>
      <w:r w:rsidRPr="00CD4E9E">
        <w:rPr>
          <w:rPrChange w:id="1006" w:author="Bruno Ken Marchezepe" w:date="2026-08-23T19:35:00Z" w16du:dateUtc="2026-08-23T22:35:00Z">
            <w:rPr>
              <w:sz w:val="20"/>
              <w:highlight w:val="yellow"/>
            </w:rPr>
          </w:rPrChange>
        </w:rPr>
        <w:t>If SAGA is unavailable, use QGIS native IDW: In Processing Toolbox, search for IDW Interpolation, select pocos_mde, set interpolation attribute to na_freatic, click +, set extent to dem, and save the raster as superficie_interpolada_IDW.tif. (Ref: Tutorial Figs. 29 &amp; 30)</w:t>
      </w:r>
    </w:p>
    <w:p w14:paraId="18ABAD7C" w14:textId="7871CC33" w:rsidR="004738D4" w:rsidRDefault="004738D4" w:rsidP="00CD4E9E">
      <w:pPr>
        <w:rPr>
          <w:ins w:id="1007" w:author="Bruno Ken Marchezepe" w:date="2026-08-23T19:10:00Z" w16du:dateUtc="2026-08-23T22:10:00Z"/>
        </w:rPr>
        <w:pPrChange w:id="1008" w:author="Bruno Ken Marchezepe" w:date="2026-08-23T19:35:00Z" w16du:dateUtc="2026-08-23T22:35:00Z">
          <w:pPr>
            <w:ind w:firstLine="0"/>
          </w:pPr>
        </w:pPrChange>
      </w:pPr>
    </w:p>
    <w:tbl>
      <w:tblPr>
        <w:tblStyle w:val="Tabelacomgrade"/>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Change w:id="1009" w:author="Bruno Ken Marchezepe" w:date="2026-08-23T19:11:00Z" w16du:dateUtc="2026-08-23T22:11:00Z">
          <w:tblPr>
            <w:tblStyle w:val="Tabelacomgrade"/>
            <w:tblW w:w="0" w:type="auto"/>
            <w:tblInd w:w="38" w:type="dxa"/>
            <w:tblLook w:val="04A0" w:firstRow="1" w:lastRow="0" w:firstColumn="1" w:lastColumn="0" w:noHBand="0" w:noVBand="1"/>
          </w:tblPr>
        </w:tblPrChange>
      </w:tblPr>
      <w:tblGrid>
        <w:gridCol w:w="4748"/>
        <w:gridCol w:w="850"/>
        <w:gridCol w:w="4516"/>
        <w:tblGridChange w:id="1010">
          <w:tblGrid>
            <w:gridCol w:w="3676"/>
            <w:gridCol w:w="1072"/>
            <w:gridCol w:w="850"/>
            <w:gridCol w:w="820"/>
            <w:gridCol w:w="3696"/>
          </w:tblGrid>
        </w:tblGridChange>
      </w:tblGrid>
      <w:tr w:rsidR="004E5B09" w14:paraId="7CBC9E90" w14:textId="77777777" w:rsidTr="004E5B09">
        <w:trPr>
          <w:ins w:id="1011" w:author="Bruno Ken Marchezepe" w:date="2026-08-23T19:10:00Z" w16du:dateUtc="2026-08-23T22:10:00Z"/>
        </w:trPr>
        <w:tc>
          <w:tcPr>
            <w:tcW w:w="4748" w:type="dxa"/>
            <w:vAlign w:val="center"/>
            <w:tcPrChange w:id="1012" w:author="Bruno Ken Marchezepe" w:date="2026-08-23T19:11:00Z" w16du:dateUtc="2026-08-23T22:11:00Z">
              <w:tcPr>
                <w:tcW w:w="3358" w:type="dxa"/>
              </w:tcPr>
            </w:tcPrChange>
          </w:tcPr>
          <w:p w14:paraId="7A0B5171" w14:textId="4B692517" w:rsidR="004E5B09" w:rsidRDefault="004E5B09" w:rsidP="004E5B09">
            <w:pPr>
              <w:ind w:firstLine="0"/>
              <w:jc w:val="center"/>
              <w:rPr>
                <w:ins w:id="1013" w:author="Bruno Ken Marchezepe" w:date="2026-08-23T19:10:00Z" w16du:dateUtc="2026-08-23T22:10:00Z"/>
              </w:rPr>
              <w:pPrChange w:id="1014" w:author="Bruno Ken Marchezepe" w:date="2026-08-23T19:11:00Z" w16du:dateUtc="2026-08-23T22:11:00Z">
                <w:pPr>
                  <w:ind w:firstLine="0"/>
                </w:pPr>
              </w:pPrChange>
            </w:pPr>
            <w:ins w:id="1015" w:author="Bruno Ken Marchezepe" w:date="2026-08-23T19:10:00Z" w16du:dateUtc="2026-08-23T22:10:00Z">
              <w:r>
                <w:rPr>
                  <w:noProof/>
                </w:rPr>
                <w:lastRenderedPageBreak/>
                <w:drawing>
                  <wp:inline distT="0" distB="0" distL="0" distR="0" wp14:anchorId="1BC0CE5B" wp14:editId="1EF1DEA8">
                    <wp:extent cx="2780742" cy="5182683"/>
                    <wp:effectExtent l="12700" t="12700" r="13335" b="12065"/>
                    <wp:docPr id="810487355"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487355" name="Imagem 810487355"/>
                            <pic:cNvPicPr/>
                          </pic:nvPicPr>
                          <pic:blipFill>
                            <a:blip r:embed="rId35"/>
                            <a:stretch>
                              <a:fillRect/>
                            </a:stretch>
                          </pic:blipFill>
                          <pic:spPr>
                            <a:xfrm>
                              <a:off x="0" y="0"/>
                              <a:ext cx="2825356" cy="5265834"/>
                            </a:xfrm>
                            <a:prstGeom prst="rect">
                              <a:avLst/>
                            </a:prstGeom>
                            <a:ln>
                              <a:solidFill>
                                <a:schemeClr val="tx1"/>
                              </a:solidFill>
                            </a:ln>
                          </pic:spPr>
                        </pic:pic>
                      </a:graphicData>
                    </a:graphic>
                  </wp:inline>
                </w:drawing>
              </w:r>
            </w:ins>
          </w:p>
        </w:tc>
        <w:tc>
          <w:tcPr>
            <w:tcW w:w="850" w:type="dxa"/>
            <w:vAlign w:val="center"/>
            <w:tcPrChange w:id="1016" w:author="Bruno Ken Marchezepe" w:date="2026-08-23T19:11:00Z" w16du:dateUtc="2026-08-23T22:11:00Z">
              <w:tcPr>
                <w:tcW w:w="3359" w:type="dxa"/>
                <w:gridSpan w:val="3"/>
              </w:tcPr>
            </w:tcPrChange>
          </w:tcPr>
          <w:p w14:paraId="1F4065FF" w14:textId="68CB53EB" w:rsidR="004E5B09" w:rsidRDefault="004E5B09" w:rsidP="004E5B09">
            <w:pPr>
              <w:ind w:firstLine="0"/>
              <w:jc w:val="center"/>
              <w:rPr>
                <w:ins w:id="1017" w:author="Bruno Ken Marchezepe" w:date="2026-08-23T19:10:00Z" w16du:dateUtc="2026-08-23T22:10:00Z"/>
              </w:rPr>
              <w:pPrChange w:id="1018" w:author="Bruno Ken Marchezepe" w:date="2026-08-23T19:11:00Z" w16du:dateUtc="2026-08-23T22:11:00Z">
                <w:pPr>
                  <w:ind w:firstLine="0"/>
                </w:pPr>
              </w:pPrChange>
            </w:pPr>
            <w:ins w:id="1019" w:author="Bruno Ken Marchezepe" w:date="2026-08-23T19:10:00Z" w16du:dateUtc="2026-08-23T22:10:00Z">
              <w:r>
                <w:sym w:font="Wingdings" w:char="F0E0"/>
              </w:r>
            </w:ins>
          </w:p>
        </w:tc>
        <w:tc>
          <w:tcPr>
            <w:tcW w:w="4516" w:type="dxa"/>
            <w:vAlign w:val="center"/>
            <w:tcPrChange w:id="1020" w:author="Bruno Ken Marchezepe" w:date="2026-08-23T19:11:00Z" w16du:dateUtc="2026-08-23T22:11:00Z">
              <w:tcPr>
                <w:tcW w:w="3359" w:type="dxa"/>
              </w:tcPr>
            </w:tcPrChange>
          </w:tcPr>
          <w:p w14:paraId="0495AA8D" w14:textId="06FCFA55" w:rsidR="004E5B09" w:rsidRDefault="004E5B09" w:rsidP="004E5B09">
            <w:pPr>
              <w:ind w:firstLine="0"/>
              <w:jc w:val="center"/>
              <w:rPr>
                <w:ins w:id="1021" w:author="Bruno Ken Marchezepe" w:date="2026-08-23T19:10:00Z" w16du:dateUtc="2026-08-23T22:10:00Z"/>
              </w:rPr>
              <w:pPrChange w:id="1022" w:author="Bruno Ken Marchezepe" w:date="2026-08-23T19:11:00Z" w16du:dateUtc="2026-08-23T22:11:00Z">
                <w:pPr>
                  <w:ind w:firstLine="0"/>
                </w:pPr>
              </w:pPrChange>
            </w:pPr>
            <w:ins w:id="1023" w:author="Bruno Ken Marchezepe" w:date="2026-08-23T19:10:00Z" w16du:dateUtc="2026-08-23T22:10:00Z">
              <w:r>
                <w:rPr>
                  <w:noProof/>
                </w:rPr>
                <w:drawing>
                  <wp:inline distT="0" distB="0" distL="0" distR="0" wp14:anchorId="321C3731" wp14:editId="4218F829">
                    <wp:extent cx="2710403" cy="5211119"/>
                    <wp:effectExtent l="12700" t="12700" r="7620" b="8890"/>
                    <wp:docPr id="1045774505"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774505" name="Imagem 1045774505"/>
                            <pic:cNvPicPr/>
                          </pic:nvPicPr>
                          <pic:blipFill>
                            <a:blip r:embed="rId36"/>
                            <a:stretch>
                              <a:fillRect/>
                            </a:stretch>
                          </pic:blipFill>
                          <pic:spPr>
                            <a:xfrm>
                              <a:off x="0" y="0"/>
                              <a:ext cx="2741407" cy="5270728"/>
                            </a:xfrm>
                            <a:prstGeom prst="rect">
                              <a:avLst/>
                            </a:prstGeom>
                            <a:ln>
                              <a:solidFill>
                                <a:schemeClr val="tx1"/>
                              </a:solidFill>
                            </a:ln>
                          </pic:spPr>
                        </pic:pic>
                      </a:graphicData>
                    </a:graphic>
                  </wp:inline>
                </w:drawing>
              </w:r>
            </w:ins>
          </w:p>
        </w:tc>
      </w:tr>
    </w:tbl>
    <w:p w14:paraId="1841F807" w14:textId="77777777" w:rsidR="004E5B09" w:rsidRPr="004738D4" w:rsidRDefault="004E5B09" w:rsidP="00CD4E9E">
      <w:pPr>
        <w:rPr>
          <w:ins w:id="1024" w:author="Bruno Ken Marchezepe" w:date="2026-08-23T10:38:00Z" w16du:dateUtc="2026-08-23T13:38:00Z"/>
          <w:rPrChange w:id="1025" w:author="Bruno Ken Marchezepe" w:date="2026-08-23T10:38:00Z" w16du:dateUtc="2026-08-23T13:38:00Z">
            <w:rPr>
              <w:ins w:id="1026" w:author="Bruno Ken Marchezepe" w:date="2026-08-23T10:38:00Z" w16du:dateUtc="2026-08-23T13:38:00Z"/>
              <w:highlight w:val="yellow"/>
            </w:rPr>
          </w:rPrChange>
        </w:rPr>
      </w:pPr>
    </w:p>
    <w:p w14:paraId="71165E66" w14:textId="7E5D31E6" w:rsidR="004738D4" w:rsidRPr="004738D4" w:rsidRDefault="004738D4" w:rsidP="00CD4E9E">
      <w:pPr>
        <w:rPr>
          <w:ins w:id="1027" w:author="Bruno Ken Marchezepe" w:date="2026-08-23T10:38:00Z" w16du:dateUtc="2026-08-23T13:38:00Z"/>
          <w:rPrChange w:id="1028" w:author="Bruno Ken Marchezepe" w:date="2026-08-23T10:38:00Z" w16du:dateUtc="2026-08-23T13:38:00Z">
            <w:rPr>
              <w:ins w:id="1029" w:author="Bruno Ken Marchezepe" w:date="2026-08-23T10:38:00Z" w16du:dateUtc="2026-08-23T13:38:00Z"/>
              <w:highlight w:val="yellow"/>
            </w:rPr>
          </w:rPrChange>
        </w:rPr>
      </w:pPr>
    </w:p>
    <w:p w14:paraId="15BED905" w14:textId="7BF5797A" w:rsidR="004738D4" w:rsidRDefault="004738D4" w:rsidP="004738D4">
      <w:pPr>
        <w:ind w:firstLine="0"/>
        <w:rPr>
          <w:ins w:id="1030" w:author="Bruno Ken Marchezepe" w:date="2026-08-23T19:35:00Z" w16du:dateUtc="2026-08-23T22:35:00Z"/>
        </w:rPr>
      </w:pPr>
      <w:ins w:id="1031" w:author="Bruno Ken Marchezepe" w:date="2026-08-23T10:39:00Z" w16du:dateUtc="2026-08-23T13:39:00Z">
        <w:r>
          <w:rPr>
            <w:noProof/>
          </w:rPr>
          <w:lastRenderedPageBreak/>
          <w:drawing>
            <wp:inline distT="0" distB="0" distL="0" distR="0" wp14:anchorId="13424073" wp14:editId="03B2F0B3">
              <wp:extent cx="4169836" cy="4089679"/>
              <wp:effectExtent l="12700" t="12700" r="8890" b="12700"/>
              <wp:docPr id="1523593976"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593976" name="Imagem 1523593976"/>
                      <pic:cNvPicPr/>
                    </pic:nvPicPr>
                    <pic:blipFill>
                      <a:blip r:embed="rId37"/>
                      <a:stretch>
                        <a:fillRect/>
                      </a:stretch>
                    </pic:blipFill>
                    <pic:spPr>
                      <a:xfrm>
                        <a:off x="0" y="0"/>
                        <a:ext cx="4176296" cy="4096014"/>
                      </a:xfrm>
                      <a:prstGeom prst="rect">
                        <a:avLst/>
                      </a:prstGeom>
                      <a:ln>
                        <a:solidFill>
                          <a:schemeClr val="tx1"/>
                        </a:solidFill>
                      </a:ln>
                    </pic:spPr>
                  </pic:pic>
                </a:graphicData>
              </a:graphic>
            </wp:inline>
          </w:drawing>
        </w:r>
      </w:ins>
    </w:p>
    <w:p w14:paraId="520906BC" w14:textId="77777777" w:rsidR="00CD4E9E" w:rsidRDefault="00CD4E9E" w:rsidP="00CD4E9E">
      <w:pPr>
        <w:rPr>
          <w:ins w:id="1032" w:author="Bruno Ken Marchezepe" w:date="2026-08-23T10:39:00Z" w16du:dateUtc="2026-08-23T13:39:00Z"/>
        </w:rPr>
        <w:pPrChange w:id="1033" w:author="Bruno Ken Marchezepe" w:date="2026-08-23T19:35:00Z" w16du:dateUtc="2026-08-23T22:35:00Z">
          <w:pPr>
            <w:ind w:firstLine="0"/>
          </w:pPr>
        </w:pPrChange>
      </w:pPr>
    </w:p>
    <w:p w14:paraId="507F2ECD" w14:textId="01E603C6" w:rsidR="004738D4" w:rsidRDefault="004738D4" w:rsidP="004738D4">
      <w:pPr>
        <w:ind w:firstLine="0"/>
        <w:rPr>
          <w:ins w:id="1034" w:author="Bruno Ken Marchezepe" w:date="2026-08-23T19:36:00Z" w16du:dateUtc="2026-08-23T22:36:00Z"/>
        </w:rPr>
      </w:pPr>
      <w:ins w:id="1035" w:author="Bruno Ken Marchezepe" w:date="2026-08-23T10:40:00Z" w16du:dateUtc="2026-08-23T13:40:00Z">
        <w:r>
          <w:rPr>
            <w:noProof/>
          </w:rPr>
          <w:drawing>
            <wp:inline distT="0" distB="0" distL="0" distR="0" wp14:anchorId="702B6E29" wp14:editId="2390E34A">
              <wp:extent cx="6309360" cy="2626995"/>
              <wp:effectExtent l="12700" t="12700" r="15240" b="14605"/>
              <wp:docPr id="1017898567"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898567" name="Imagem 1017898567"/>
                      <pic:cNvPicPr/>
                    </pic:nvPicPr>
                    <pic:blipFill>
                      <a:blip r:embed="rId38"/>
                      <a:stretch>
                        <a:fillRect/>
                      </a:stretch>
                    </pic:blipFill>
                    <pic:spPr>
                      <a:xfrm>
                        <a:off x="0" y="0"/>
                        <a:ext cx="6309360" cy="2626995"/>
                      </a:xfrm>
                      <a:prstGeom prst="rect">
                        <a:avLst/>
                      </a:prstGeom>
                      <a:ln>
                        <a:solidFill>
                          <a:schemeClr val="tx1"/>
                        </a:solidFill>
                      </a:ln>
                    </pic:spPr>
                  </pic:pic>
                </a:graphicData>
              </a:graphic>
            </wp:inline>
          </w:drawing>
        </w:r>
      </w:ins>
    </w:p>
    <w:p w14:paraId="3917A8CB" w14:textId="77777777" w:rsidR="00CD4E9E" w:rsidRDefault="00CD4E9E" w:rsidP="00CD4E9E">
      <w:pPr>
        <w:rPr>
          <w:ins w:id="1036" w:author="Bruno Ken Marchezepe" w:date="2026-08-23T10:39:00Z" w16du:dateUtc="2026-08-23T13:39:00Z"/>
        </w:rPr>
        <w:pPrChange w:id="1037" w:author="Bruno Ken Marchezepe" w:date="2026-08-23T19:36:00Z" w16du:dateUtc="2026-08-23T22:36:00Z">
          <w:pPr>
            <w:ind w:firstLine="0"/>
          </w:pPr>
        </w:pPrChange>
      </w:pPr>
    </w:p>
    <w:p w14:paraId="5DC00758" w14:textId="7A61EBF4" w:rsidR="004738D4" w:rsidRDefault="004738D4" w:rsidP="004738D4">
      <w:pPr>
        <w:ind w:firstLine="0"/>
        <w:rPr>
          <w:ins w:id="1038" w:author="Bruno Ken Marchezepe" w:date="2026-08-23T19:36:00Z" w16du:dateUtc="2026-08-23T22:36:00Z"/>
        </w:rPr>
      </w:pPr>
      <w:ins w:id="1039" w:author="Bruno Ken Marchezepe" w:date="2026-08-23T10:40:00Z" w16du:dateUtc="2026-08-23T13:40:00Z">
        <w:r>
          <w:rPr>
            <w:noProof/>
          </w:rPr>
          <w:lastRenderedPageBreak/>
          <w:drawing>
            <wp:inline distT="0" distB="0" distL="0" distR="0" wp14:anchorId="19A5E761" wp14:editId="24666ABD">
              <wp:extent cx="6309360" cy="2635250"/>
              <wp:effectExtent l="12700" t="12700" r="15240" b="19050"/>
              <wp:docPr id="775164495"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164495" name="Imagem 775164495"/>
                      <pic:cNvPicPr/>
                    </pic:nvPicPr>
                    <pic:blipFill>
                      <a:blip r:embed="rId39"/>
                      <a:stretch>
                        <a:fillRect/>
                      </a:stretch>
                    </pic:blipFill>
                    <pic:spPr>
                      <a:xfrm>
                        <a:off x="0" y="0"/>
                        <a:ext cx="6309360" cy="2635250"/>
                      </a:xfrm>
                      <a:prstGeom prst="rect">
                        <a:avLst/>
                      </a:prstGeom>
                      <a:ln>
                        <a:solidFill>
                          <a:schemeClr val="tx1"/>
                        </a:solidFill>
                      </a:ln>
                    </pic:spPr>
                  </pic:pic>
                </a:graphicData>
              </a:graphic>
            </wp:inline>
          </w:drawing>
        </w:r>
      </w:ins>
    </w:p>
    <w:p w14:paraId="6A9FA0D3" w14:textId="77777777" w:rsidR="00CD4E9E" w:rsidRPr="004738D4" w:rsidRDefault="00CD4E9E" w:rsidP="00CD4E9E">
      <w:pPr>
        <w:rPr>
          <w:ins w:id="1040" w:author="Bruno Ken Marchezepe" w:date="2026-08-23T10:38:00Z" w16du:dateUtc="2026-08-23T13:38:00Z"/>
          <w:rPrChange w:id="1041" w:author="Bruno Ken Marchezepe" w:date="2026-08-23T10:38:00Z" w16du:dateUtc="2026-08-23T13:38:00Z">
            <w:rPr>
              <w:ins w:id="1042" w:author="Bruno Ken Marchezepe" w:date="2026-08-23T10:38:00Z" w16du:dateUtc="2026-08-23T13:38:00Z"/>
              <w:highlight w:val="yellow"/>
            </w:rPr>
          </w:rPrChange>
        </w:rPr>
      </w:pPr>
    </w:p>
    <w:p w14:paraId="123FD075" w14:textId="0D3A586F" w:rsidR="004738D4" w:rsidRPr="004738D4" w:rsidDel="00CD4E9E" w:rsidRDefault="004738D4" w:rsidP="004738D4">
      <w:pPr>
        <w:ind w:firstLine="0"/>
        <w:rPr>
          <w:del w:id="1043" w:author="Bruno Ken Marchezepe" w:date="2026-08-23T19:36:00Z" w16du:dateUtc="2026-08-23T22:36:00Z"/>
          <w:sz w:val="32"/>
          <w:rPrChange w:id="1044" w:author="Bruno Ken Marchezepe" w:date="2026-08-23T10:38:00Z" w16du:dateUtc="2026-08-23T13:38:00Z">
            <w:rPr>
              <w:del w:id="1045" w:author="Bruno Ken Marchezepe" w:date="2026-08-23T19:36:00Z" w16du:dateUtc="2026-08-23T22:36:00Z"/>
              <w:highlight w:val="yellow"/>
            </w:rPr>
          </w:rPrChange>
        </w:rPr>
        <w:pPrChange w:id="1046" w:author="Bruno Ken Marchezepe" w:date="2026-08-23T10:38:00Z" w16du:dateUtc="2026-08-23T13:38:00Z">
          <w:pPr/>
        </w:pPrChange>
      </w:pPr>
    </w:p>
    <w:p w14:paraId="26D0C584" w14:textId="77777777" w:rsidR="0032219D" w:rsidRPr="00CD4E9E" w:rsidRDefault="002C69D6" w:rsidP="00CD4E9E">
      <w:pPr>
        <w:pStyle w:val="Ttulo4"/>
        <w:rPr>
          <w:color w:val="4F6228" w:themeColor="accent3" w:themeShade="80"/>
          <w:sz w:val="32"/>
          <w:rPrChange w:id="1047" w:author="Bruno Ken Marchezepe" w:date="2026-08-23T19:36:00Z" w16du:dateUtc="2026-08-23T22:36:00Z">
            <w:rPr>
              <w:highlight w:val="yellow"/>
            </w:rPr>
          </w:rPrChange>
        </w:rPr>
        <w:pPrChange w:id="1048" w:author="Bruno Ken Marchezepe" w:date="2026-08-23T19:36:00Z" w16du:dateUtc="2026-08-23T22:36:00Z">
          <w:pPr/>
        </w:pPrChange>
      </w:pPr>
      <w:del w:id="1049" w:author="Bruno Ken Marchezepe" w:date="2026-08-23T19:36:00Z" w16du:dateUtc="2026-08-23T22:36:00Z">
        <w:r w:rsidRPr="00CD4E9E" w:rsidDel="00CD4E9E">
          <w:rPr>
            <w:color w:val="4F6228" w:themeColor="accent3" w:themeShade="80"/>
            <w:rPrChange w:id="1050" w:author="Bruno Ken Marchezepe" w:date="2026-08-23T19:36:00Z" w16du:dateUtc="2026-08-23T22:36:00Z">
              <w:rPr>
                <w:b/>
                <w:color w:val="2874A6"/>
                <w:sz w:val="21"/>
                <w:highlight w:val="yellow"/>
              </w:rPr>
            </w:rPrChange>
          </w:rPr>
          <w:delText xml:space="preserve">7.1 </w:delText>
        </w:r>
      </w:del>
      <w:r w:rsidRPr="00CD4E9E">
        <w:rPr>
          <w:color w:val="4F6228" w:themeColor="accent3" w:themeShade="80"/>
          <w:rPrChange w:id="1051" w:author="Bruno Ken Marchezepe" w:date="2026-08-23T19:36:00Z" w16du:dateUtc="2026-08-23T22:36:00Z">
            <w:rPr>
              <w:b/>
              <w:color w:val="2874A6"/>
              <w:sz w:val="21"/>
              <w:highlight w:val="yellow"/>
            </w:rPr>
          </w:rPrChange>
        </w:rPr>
        <w:t>Extracting Equipotential Contours:</w:t>
      </w:r>
    </w:p>
    <w:p w14:paraId="323624A2" w14:textId="77777777" w:rsidR="0032219D" w:rsidRPr="00CD4E9E" w:rsidRDefault="002C69D6" w:rsidP="00E15D2D">
      <w:pPr>
        <w:pStyle w:val="Numerada"/>
        <w:rPr>
          <w:sz w:val="32"/>
          <w:rPrChange w:id="1052" w:author="Bruno Ken Marchezepe" w:date="2026-08-23T19:36:00Z" w16du:dateUtc="2026-08-23T22:36:00Z">
            <w:rPr>
              <w:highlight w:val="yellow"/>
            </w:rPr>
          </w:rPrChange>
        </w:rPr>
      </w:pPr>
      <w:r w:rsidRPr="00CD4E9E">
        <w:rPr>
          <w:rPrChange w:id="1053" w:author="Bruno Ken Marchezepe" w:date="2026-08-23T19:36:00Z" w16du:dateUtc="2026-08-23T22:36:00Z">
            <w:rPr>
              <w:sz w:val="19"/>
              <w:highlight w:val="yellow"/>
            </w:rPr>
          </w:rPrChange>
        </w:rPr>
        <w:t>Navigate to: Raster → Extraction → Contour... (Ref: Tutorial Fig. 31)</w:t>
      </w:r>
    </w:p>
    <w:p w14:paraId="62281FDC" w14:textId="77777777" w:rsidR="0032219D" w:rsidRPr="00CD4E9E" w:rsidRDefault="002C69D6" w:rsidP="00E15D2D">
      <w:pPr>
        <w:pStyle w:val="Numerada"/>
        <w:rPr>
          <w:sz w:val="32"/>
          <w:rPrChange w:id="1054" w:author="Bruno Ken Marchezepe" w:date="2026-08-23T19:36:00Z" w16du:dateUtc="2026-08-23T22:36:00Z">
            <w:rPr>
              <w:highlight w:val="yellow"/>
            </w:rPr>
          </w:rPrChange>
        </w:rPr>
      </w:pPr>
      <w:r w:rsidRPr="00CD4E9E">
        <w:rPr>
          <w:rPrChange w:id="1055" w:author="Bruno Ken Marchezepe" w:date="2026-08-23T19:36:00Z" w16du:dateUtc="2026-08-23T22:36:00Z">
            <w:rPr>
              <w:sz w:val="19"/>
              <w:highlight w:val="yellow"/>
            </w:rPr>
          </w:rPrChange>
        </w:rPr>
        <w:t>Set Input layer: na_freatic_interpolado_TPS.</w:t>
      </w:r>
    </w:p>
    <w:p w14:paraId="385B1FED" w14:textId="77777777" w:rsidR="0032219D" w:rsidRPr="00CD4E9E" w:rsidRDefault="002C69D6" w:rsidP="00E15D2D">
      <w:pPr>
        <w:pStyle w:val="Numerada"/>
        <w:rPr>
          <w:sz w:val="32"/>
          <w:rPrChange w:id="1056" w:author="Bruno Ken Marchezepe" w:date="2026-08-23T19:36:00Z" w16du:dateUtc="2026-08-23T22:36:00Z">
            <w:rPr>
              <w:highlight w:val="yellow"/>
            </w:rPr>
          </w:rPrChange>
        </w:rPr>
      </w:pPr>
      <w:r w:rsidRPr="00CD4E9E">
        <w:rPr>
          <w:rPrChange w:id="1057" w:author="Bruno Ken Marchezepe" w:date="2026-08-23T19:36:00Z" w16du:dateUtc="2026-08-23T22:36:00Z">
            <w:rPr>
              <w:sz w:val="19"/>
              <w:highlight w:val="yellow"/>
            </w:rPr>
          </w:rPrChange>
        </w:rPr>
        <w:t>Set Interval between contour lines: 10.0 meters.</w:t>
      </w:r>
    </w:p>
    <w:p w14:paraId="1AE49B3F" w14:textId="77777777" w:rsidR="0032219D" w:rsidRPr="00CD4E9E" w:rsidRDefault="002C69D6" w:rsidP="00E15D2D">
      <w:pPr>
        <w:pStyle w:val="Numerada"/>
        <w:rPr>
          <w:sz w:val="32"/>
          <w:rPrChange w:id="1058" w:author="Bruno Ken Marchezepe" w:date="2026-08-23T19:36:00Z" w16du:dateUtc="2026-08-23T22:36:00Z">
            <w:rPr>
              <w:highlight w:val="yellow"/>
            </w:rPr>
          </w:rPrChange>
        </w:rPr>
      </w:pPr>
      <w:r w:rsidRPr="00CD4E9E">
        <w:rPr>
          <w:rPrChange w:id="1059" w:author="Bruno Ken Marchezepe" w:date="2026-08-23T19:36:00Z" w16du:dateUtc="2026-08-23T22:36:00Z">
            <w:rPr>
              <w:sz w:val="19"/>
              <w:highlight w:val="yellow"/>
            </w:rPr>
          </w:rPrChange>
        </w:rPr>
        <w:t>Set Attribute name: ELEV.</w:t>
      </w:r>
    </w:p>
    <w:p w14:paraId="4F2472B0" w14:textId="77777777" w:rsidR="0032219D" w:rsidRPr="00CD4E9E" w:rsidRDefault="002C69D6" w:rsidP="00E15D2D">
      <w:pPr>
        <w:pStyle w:val="Numerada"/>
        <w:rPr>
          <w:sz w:val="32"/>
          <w:rPrChange w:id="1060" w:author="Bruno Ken Marchezepe" w:date="2026-08-23T19:36:00Z" w16du:dateUtc="2026-08-23T22:36:00Z">
            <w:rPr>
              <w:highlight w:val="yellow"/>
            </w:rPr>
          </w:rPrChange>
        </w:rPr>
      </w:pPr>
      <w:r w:rsidRPr="00CD4E9E">
        <w:rPr>
          <w:rPrChange w:id="1061" w:author="Bruno Ken Marchezepe" w:date="2026-08-23T19:36:00Z" w16du:dateUtc="2026-08-23T22:36:00Z">
            <w:rPr>
              <w:sz w:val="19"/>
              <w:highlight w:val="yellow"/>
            </w:rPr>
          </w:rPrChange>
        </w:rPr>
        <w:t>Set Contours: Save to file as linhas_equipotenciais.shp. Click Run. (Ref: Tutorial Fig. 32)</w:t>
      </w:r>
    </w:p>
    <w:p w14:paraId="4450A99F" w14:textId="77777777" w:rsidR="0032219D" w:rsidRPr="00CD4E9E" w:rsidRDefault="002C69D6" w:rsidP="00E15D2D">
      <w:pPr>
        <w:pStyle w:val="Numerada"/>
        <w:rPr>
          <w:sz w:val="32"/>
          <w:rPrChange w:id="1062" w:author="Bruno Ken Marchezepe" w:date="2026-08-23T19:36:00Z" w16du:dateUtc="2026-08-23T22:36:00Z">
            <w:rPr>
              <w:highlight w:val="yellow"/>
            </w:rPr>
          </w:rPrChange>
        </w:rPr>
      </w:pPr>
      <w:r w:rsidRPr="00CD4E9E">
        <w:rPr>
          <w:rPrChange w:id="1063" w:author="Bruno Ken Marchezepe" w:date="2026-08-23T19:36:00Z" w16du:dateUtc="2026-08-23T22:36:00Z">
            <w:rPr>
              <w:sz w:val="19"/>
              <w:highlight w:val="yellow"/>
            </w:rPr>
          </w:rPrChange>
        </w:rPr>
        <w:t>Style contours by enabling Labels (Single Labels → Value: ELEV) and adjusting line weights/colors. (Ref: Tutorial Figs. 33, 34 &amp; 35)</w:t>
      </w:r>
    </w:p>
    <w:p w14:paraId="7F4C034F" w14:textId="2FE4C9E7" w:rsidR="00C36C69" w:rsidRDefault="00C36C69" w:rsidP="004738D4">
      <w:pPr>
        <w:ind w:firstLine="0"/>
        <w:jc w:val="center"/>
        <w:rPr>
          <w:ins w:id="1064" w:author="Bruno Ken Marchezepe" w:date="2026-08-23T19:36:00Z" w16du:dateUtc="2026-08-23T22:36:00Z"/>
        </w:rPr>
      </w:pPr>
    </w:p>
    <w:tbl>
      <w:tblPr>
        <w:tblStyle w:val="Tabelacomgrade"/>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Change w:id="1065" w:author="Bruno Ken Marchezepe" w:date="2026-08-23T19:37:00Z" w16du:dateUtc="2026-08-23T22:37:00Z">
          <w:tblPr>
            <w:tblStyle w:val="Tabelacomgrade"/>
            <w:tblW w:w="0" w:type="auto"/>
            <w:tblInd w:w="38" w:type="dxa"/>
            <w:tblLook w:val="04A0" w:firstRow="1" w:lastRow="0" w:firstColumn="1" w:lastColumn="0" w:noHBand="0" w:noVBand="1"/>
          </w:tblPr>
        </w:tblPrChange>
      </w:tblPr>
      <w:tblGrid>
        <w:gridCol w:w="5412"/>
        <w:gridCol w:w="447"/>
        <w:gridCol w:w="4255"/>
        <w:tblGridChange w:id="1066">
          <w:tblGrid>
            <w:gridCol w:w="5079"/>
            <w:gridCol w:w="333"/>
            <w:gridCol w:w="100"/>
            <w:gridCol w:w="347"/>
            <w:gridCol w:w="4255"/>
          </w:tblGrid>
        </w:tblGridChange>
      </w:tblGrid>
      <w:tr w:rsidR="00CD4E9E" w14:paraId="656CB364" w14:textId="77777777" w:rsidTr="00CD4E9E">
        <w:trPr>
          <w:ins w:id="1067" w:author="Bruno Ken Marchezepe" w:date="2026-08-23T19:36:00Z" w16du:dateUtc="2026-08-23T22:36:00Z"/>
        </w:trPr>
        <w:tc>
          <w:tcPr>
            <w:tcW w:w="3358" w:type="dxa"/>
            <w:vAlign w:val="center"/>
            <w:tcPrChange w:id="1068" w:author="Bruno Ken Marchezepe" w:date="2026-08-23T19:37:00Z" w16du:dateUtc="2026-08-23T22:37:00Z">
              <w:tcPr>
                <w:tcW w:w="3358" w:type="dxa"/>
              </w:tcPr>
            </w:tcPrChange>
          </w:tcPr>
          <w:p w14:paraId="0EC71CC6" w14:textId="66B970DF" w:rsidR="00CD4E9E" w:rsidRDefault="00CD4E9E" w:rsidP="00CD4E9E">
            <w:pPr>
              <w:ind w:firstLine="0"/>
              <w:jc w:val="center"/>
              <w:rPr>
                <w:ins w:id="1069" w:author="Bruno Ken Marchezepe" w:date="2026-08-23T19:36:00Z" w16du:dateUtc="2026-08-23T22:36:00Z"/>
              </w:rPr>
              <w:pPrChange w:id="1070" w:author="Bruno Ken Marchezepe" w:date="2026-08-23T19:37:00Z" w16du:dateUtc="2026-08-23T22:37:00Z">
                <w:pPr>
                  <w:ind w:firstLine="0"/>
                </w:pPr>
              </w:pPrChange>
            </w:pPr>
            <w:ins w:id="1071" w:author="Bruno Ken Marchezepe" w:date="2026-08-23T19:36:00Z" w16du:dateUtc="2026-08-23T22:36:00Z">
              <w:r>
                <w:rPr>
                  <w:noProof/>
                </w:rPr>
                <w:lastRenderedPageBreak/>
                <w:drawing>
                  <wp:inline distT="0" distB="0" distL="0" distR="0" wp14:anchorId="732C05DB" wp14:editId="7AE9A382">
                    <wp:extent cx="3339677" cy="4589445"/>
                    <wp:effectExtent l="12700" t="12700" r="13335" b="8255"/>
                    <wp:docPr id="1768665220"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665220" name="Imagem 1768665220"/>
                            <pic:cNvPicPr/>
                          </pic:nvPicPr>
                          <pic:blipFill>
                            <a:blip r:embed="rId40"/>
                            <a:stretch>
                              <a:fillRect/>
                            </a:stretch>
                          </pic:blipFill>
                          <pic:spPr>
                            <a:xfrm>
                              <a:off x="0" y="0"/>
                              <a:ext cx="3365354" cy="4624730"/>
                            </a:xfrm>
                            <a:prstGeom prst="rect">
                              <a:avLst/>
                            </a:prstGeom>
                            <a:ln>
                              <a:solidFill>
                                <a:schemeClr val="tx1"/>
                              </a:solidFill>
                            </a:ln>
                          </pic:spPr>
                        </pic:pic>
                      </a:graphicData>
                    </a:graphic>
                  </wp:inline>
                </w:drawing>
              </w:r>
            </w:ins>
          </w:p>
        </w:tc>
        <w:tc>
          <w:tcPr>
            <w:tcW w:w="3359" w:type="dxa"/>
            <w:vAlign w:val="center"/>
            <w:tcPrChange w:id="1072" w:author="Bruno Ken Marchezepe" w:date="2026-08-23T19:37:00Z" w16du:dateUtc="2026-08-23T22:37:00Z">
              <w:tcPr>
                <w:tcW w:w="3359" w:type="dxa"/>
                <w:gridSpan w:val="2"/>
              </w:tcPr>
            </w:tcPrChange>
          </w:tcPr>
          <w:p w14:paraId="07A793BA" w14:textId="5C435B31" w:rsidR="00CD4E9E" w:rsidRDefault="00CD4E9E" w:rsidP="00CD4E9E">
            <w:pPr>
              <w:ind w:firstLine="0"/>
              <w:jc w:val="center"/>
              <w:rPr>
                <w:ins w:id="1073" w:author="Bruno Ken Marchezepe" w:date="2026-08-23T19:36:00Z" w16du:dateUtc="2026-08-23T22:36:00Z"/>
              </w:rPr>
              <w:pPrChange w:id="1074" w:author="Bruno Ken Marchezepe" w:date="2026-08-23T19:37:00Z" w16du:dateUtc="2026-08-23T22:37:00Z">
                <w:pPr>
                  <w:ind w:firstLine="0"/>
                </w:pPr>
              </w:pPrChange>
            </w:pPr>
            <w:ins w:id="1075" w:author="Bruno Ken Marchezepe" w:date="2026-08-23T19:37:00Z" w16du:dateUtc="2026-08-23T22:37:00Z">
              <w:r>
                <w:sym w:font="Wingdings" w:char="F0E0"/>
              </w:r>
            </w:ins>
          </w:p>
        </w:tc>
        <w:tc>
          <w:tcPr>
            <w:tcW w:w="3359" w:type="dxa"/>
            <w:vAlign w:val="center"/>
            <w:tcPrChange w:id="1076" w:author="Bruno Ken Marchezepe" w:date="2026-08-23T19:37:00Z" w16du:dateUtc="2026-08-23T22:37:00Z">
              <w:tcPr>
                <w:tcW w:w="3359" w:type="dxa"/>
                <w:gridSpan w:val="2"/>
              </w:tcPr>
            </w:tcPrChange>
          </w:tcPr>
          <w:p w14:paraId="42DAF819" w14:textId="3A84574D" w:rsidR="00CD4E9E" w:rsidRDefault="00CD4E9E" w:rsidP="00CD4E9E">
            <w:pPr>
              <w:ind w:firstLine="0"/>
              <w:jc w:val="center"/>
              <w:rPr>
                <w:ins w:id="1077" w:author="Bruno Ken Marchezepe" w:date="2026-08-23T19:36:00Z" w16du:dateUtc="2026-08-23T22:36:00Z"/>
              </w:rPr>
              <w:pPrChange w:id="1078" w:author="Bruno Ken Marchezepe" w:date="2026-08-23T19:37:00Z" w16du:dateUtc="2026-08-23T22:37:00Z">
                <w:pPr>
                  <w:ind w:firstLine="0"/>
                </w:pPr>
              </w:pPrChange>
            </w:pPr>
            <w:ins w:id="1079" w:author="Bruno Ken Marchezepe" w:date="2026-08-23T19:37:00Z" w16du:dateUtc="2026-08-23T22:37:00Z">
              <w:r>
                <w:rPr>
                  <w:noProof/>
                </w:rPr>
                <w:drawing>
                  <wp:inline distT="0" distB="0" distL="0" distR="0" wp14:anchorId="0215FA05" wp14:editId="194AE9D5">
                    <wp:extent cx="2587094" cy="3534369"/>
                    <wp:effectExtent l="12700" t="12700" r="16510" b="9525"/>
                    <wp:docPr id="2143547289"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547289" name="Imagem 2143547289"/>
                            <pic:cNvPicPr/>
                          </pic:nvPicPr>
                          <pic:blipFill>
                            <a:blip r:embed="rId41"/>
                            <a:stretch>
                              <a:fillRect/>
                            </a:stretch>
                          </pic:blipFill>
                          <pic:spPr>
                            <a:xfrm>
                              <a:off x="0" y="0"/>
                              <a:ext cx="2624187" cy="3585044"/>
                            </a:xfrm>
                            <a:prstGeom prst="rect">
                              <a:avLst/>
                            </a:prstGeom>
                            <a:ln>
                              <a:solidFill>
                                <a:schemeClr val="tx1"/>
                              </a:solidFill>
                            </a:ln>
                          </pic:spPr>
                        </pic:pic>
                      </a:graphicData>
                    </a:graphic>
                  </wp:inline>
                </w:drawing>
              </w:r>
            </w:ins>
          </w:p>
        </w:tc>
      </w:tr>
    </w:tbl>
    <w:p w14:paraId="774EF623" w14:textId="77777777" w:rsidR="00CD4E9E" w:rsidRPr="006B3CA7" w:rsidRDefault="00CD4E9E" w:rsidP="00CD4E9E">
      <w:pPr>
        <w:rPr>
          <w:rPrChange w:id="1080" w:author="Bruno Ken Marchezepe" w:date="2026-08-22T18:59:00Z" w16du:dateUtc="2026-08-22T21:59:00Z">
            <w:rPr>
              <w:sz w:val="19"/>
            </w:rPr>
          </w:rPrChange>
        </w:rPr>
        <w:pPrChange w:id="1081" w:author="Bruno Ken Marchezepe" w:date="2026-08-23T19:37:00Z" w16du:dateUtc="2026-08-23T22:37:00Z">
          <w:pPr>
            <w:pStyle w:val="Numerada"/>
          </w:pPr>
        </w:pPrChange>
      </w:pPr>
    </w:p>
    <w:p w14:paraId="5B469241" w14:textId="643EFB4A" w:rsidR="00C36C69" w:rsidRPr="006B3CA7" w:rsidRDefault="00C36C69" w:rsidP="00CD4E9E">
      <w:pPr>
        <w:rPr>
          <w:rPrChange w:id="1082" w:author="Bruno Ken Marchezepe" w:date="2026-08-22T18:59:00Z" w16du:dateUtc="2026-08-22T21:59:00Z">
            <w:rPr>
              <w:sz w:val="19"/>
            </w:rPr>
          </w:rPrChange>
        </w:rPr>
        <w:pPrChange w:id="1083" w:author="Bruno Ken Marchezepe" w:date="2026-08-23T19:37:00Z" w16du:dateUtc="2026-08-23T22:37:00Z">
          <w:pPr>
            <w:pStyle w:val="Numerada"/>
          </w:pPr>
        </w:pPrChange>
      </w:pPr>
      <w:commentRangeStart w:id="1084"/>
      <w:del w:id="1085" w:author="Bruno Ken Marchezepe" w:date="2026-08-23T10:40:00Z" w16du:dateUtc="2026-08-23T13:40:00Z">
        <w:r w:rsidRPr="006B3CA7" w:rsidDel="004738D4">
          <w:rPr>
            <w:noProof/>
            <w:rPrChange w:id="1086" w:author="Bruno Ken Marchezepe" w:date="2026-08-22T18:59:00Z" w16du:dateUtc="2026-08-22T21:59:00Z">
              <w:rPr>
                <w:noProof/>
                <w:sz w:val="19"/>
              </w:rPr>
            </w:rPrChange>
          </w:rPr>
          <w:drawing>
            <wp:inline distT="0" distB="0" distL="0" distR="0" wp14:anchorId="14464E70" wp14:editId="7CD7DEDD">
              <wp:extent cx="2995295" cy="2449655"/>
              <wp:effectExtent l="0" t="0" r="1905" b="1905"/>
              <wp:docPr id="1173100917"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100917" name="Imagem 1173100917"/>
                      <pic:cNvPicPr/>
                    </pic:nvPicPr>
                    <pic:blipFill>
                      <a:blip r:embed="rId42"/>
                      <a:stretch>
                        <a:fillRect/>
                      </a:stretch>
                    </pic:blipFill>
                    <pic:spPr>
                      <a:xfrm>
                        <a:off x="0" y="0"/>
                        <a:ext cx="3017114" cy="2467499"/>
                      </a:xfrm>
                      <a:prstGeom prst="rect">
                        <a:avLst/>
                      </a:prstGeom>
                    </pic:spPr>
                  </pic:pic>
                </a:graphicData>
              </a:graphic>
            </wp:inline>
          </w:drawing>
        </w:r>
        <w:commentRangeEnd w:id="1084"/>
        <w:r w:rsidR="007D5DAD" w:rsidRPr="006B3CA7" w:rsidDel="004738D4">
          <w:rPr>
            <w:rStyle w:val="Refdecomentrio"/>
            <w:sz w:val="24"/>
            <w:szCs w:val="32"/>
            <w:rPrChange w:id="1087" w:author="Bruno Ken Marchezepe" w:date="2026-08-22T18:59:00Z" w16du:dateUtc="2026-08-22T21:59:00Z">
              <w:rPr>
                <w:rStyle w:val="Refdecomentrio"/>
                <w:sz w:val="19"/>
                <w:szCs w:val="32"/>
              </w:rPr>
            </w:rPrChange>
          </w:rPr>
          <w:commentReference w:id="1084"/>
        </w:r>
      </w:del>
    </w:p>
    <w:p w14:paraId="6FFB72CE" w14:textId="306E79C5" w:rsidR="00C36C69" w:rsidRDefault="004738D4" w:rsidP="004738D4">
      <w:pPr>
        <w:ind w:firstLine="0"/>
        <w:rPr>
          <w:ins w:id="1088" w:author="Bruno Ken Marchezepe" w:date="2026-08-23T10:41:00Z" w16du:dateUtc="2026-08-23T13:41:00Z"/>
        </w:rPr>
      </w:pPr>
      <w:ins w:id="1089" w:author="Bruno Ken Marchezepe" w:date="2026-08-23T10:41:00Z" w16du:dateUtc="2026-08-23T13:41:00Z">
        <w:r>
          <w:rPr>
            <w:noProof/>
          </w:rPr>
          <w:lastRenderedPageBreak/>
          <w:drawing>
            <wp:inline distT="0" distB="0" distL="0" distR="0" wp14:anchorId="194253BC" wp14:editId="024D54C7">
              <wp:extent cx="6309360" cy="3251200"/>
              <wp:effectExtent l="12700" t="12700" r="15240" b="12700"/>
              <wp:docPr id="2069123539"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123539" name="Imagem 2069123539"/>
                      <pic:cNvPicPr/>
                    </pic:nvPicPr>
                    <pic:blipFill>
                      <a:blip r:embed="rId43"/>
                      <a:stretch>
                        <a:fillRect/>
                      </a:stretch>
                    </pic:blipFill>
                    <pic:spPr>
                      <a:xfrm>
                        <a:off x="0" y="0"/>
                        <a:ext cx="6309360" cy="3251200"/>
                      </a:xfrm>
                      <a:prstGeom prst="rect">
                        <a:avLst/>
                      </a:prstGeom>
                      <a:ln>
                        <a:solidFill>
                          <a:schemeClr val="tx1"/>
                        </a:solidFill>
                      </a:ln>
                    </pic:spPr>
                  </pic:pic>
                </a:graphicData>
              </a:graphic>
            </wp:inline>
          </w:drawing>
        </w:r>
      </w:ins>
    </w:p>
    <w:p w14:paraId="22E0AC4E" w14:textId="77777777" w:rsidR="004738D4" w:rsidRDefault="004738D4" w:rsidP="004738D4">
      <w:pPr>
        <w:ind w:firstLine="0"/>
        <w:rPr>
          <w:ins w:id="1090" w:author="Bruno Ken Marchezepe" w:date="2026-08-23T10:41:00Z" w16du:dateUtc="2026-08-23T13:41:00Z"/>
        </w:rPr>
        <w:pPrChange w:id="1091" w:author="Bruno Ken Marchezepe" w:date="2026-08-23T10:41:00Z" w16du:dateUtc="2026-08-23T13:41:00Z">
          <w:pPr/>
        </w:pPrChange>
      </w:pPr>
    </w:p>
    <w:p w14:paraId="52B78116" w14:textId="77777777" w:rsidR="004738D4" w:rsidRDefault="004738D4" w:rsidP="004738D4">
      <w:pPr>
        <w:rPr>
          <w:ins w:id="1092" w:author="Bruno Ken Marchezepe" w:date="2026-08-23T10:41:00Z" w16du:dateUtc="2026-08-23T13:41:00Z"/>
        </w:rPr>
      </w:pPr>
    </w:p>
    <w:p w14:paraId="010774FC" w14:textId="77777777" w:rsidR="004738D4" w:rsidRPr="00E15D2D" w:rsidRDefault="004738D4" w:rsidP="00CD4E9E">
      <w:pPr>
        <w:pPrChange w:id="1093" w:author="Bruno Ken Marchezepe" w:date="2026-08-23T19:38:00Z" w16du:dateUtc="2026-08-23T22:38:00Z">
          <w:pPr>
            <w:pStyle w:val="Numerada"/>
          </w:pPr>
        </w:pPrChange>
      </w:pPr>
    </w:p>
    <w:p w14:paraId="658810E0" w14:textId="77777777" w:rsidR="0032219D" w:rsidRPr="00CD4E9E" w:rsidRDefault="002C69D6" w:rsidP="00CD4E9E">
      <w:pPr>
        <w:pStyle w:val="Ttulo4"/>
        <w:rPr>
          <w:color w:val="4F6228" w:themeColor="accent3" w:themeShade="80"/>
          <w:sz w:val="32"/>
          <w:rPrChange w:id="1094" w:author="Bruno Ken Marchezepe" w:date="2026-08-23T19:38:00Z" w16du:dateUtc="2026-08-23T22:38:00Z">
            <w:rPr>
              <w:highlight w:val="yellow"/>
            </w:rPr>
          </w:rPrChange>
        </w:rPr>
        <w:pPrChange w:id="1095" w:author="Bruno Ken Marchezepe" w:date="2026-08-23T19:38:00Z" w16du:dateUtc="2026-08-23T22:38:00Z">
          <w:pPr/>
        </w:pPrChange>
      </w:pPr>
      <w:del w:id="1096" w:author="Bruno Ken Marchezepe" w:date="2026-08-23T19:37:00Z" w16du:dateUtc="2026-08-23T22:37:00Z">
        <w:r w:rsidRPr="00CD4E9E" w:rsidDel="00CD4E9E">
          <w:rPr>
            <w:color w:val="4F6228" w:themeColor="accent3" w:themeShade="80"/>
            <w:rPrChange w:id="1097" w:author="Bruno Ken Marchezepe" w:date="2026-08-23T19:38:00Z" w16du:dateUtc="2026-08-23T22:38:00Z">
              <w:rPr>
                <w:b/>
                <w:color w:val="2874A6"/>
                <w:sz w:val="21"/>
                <w:highlight w:val="yellow"/>
              </w:rPr>
            </w:rPrChange>
          </w:rPr>
          <w:delText xml:space="preserve">7.2 </w:delText>
        </w:r>
      </w:del>
      <w:r w:rsidRPr="00CD4E9E">
        <w:rPr>
          <w:color w:val="4F6228" w:themeColor="accent3" w:themeShade="80"/>
          <w:rPrChange w:id="1098" w:author="Bruno Ken Marchezepe" w:date="2026-08-23T19:38:00Z" w16du:dateUtc="2026-08-23T22:38:00Z">
            <w:rPr>
              <w:b/>
              <w:color w:val="2874A6"/>
              <w:sz w:val="21"/>
              <w:highlight w:val="yellow"/>
            </w:rPr>
          </w:rPrChange>
        </w:rPr>
        <w:t>Clipping Contours to the Aquifer Domain:</w:t>
      </w:r>
    </w:p>
    <w:p w14:paraId="2FFC5298" w14:textId="77777777" w:rsidR="0032219D" w:rsidRPr="00CD4E9E" w:rsidRDefault="002C69D6" w:rsidP="00CD4E9E">
      <w:pPr>
        <w:rPr>
          <w:sz w:val="32"/>
          <w:rPrChange w:id="1099" w:author="Bruno Ken Marchezepe" w:date="2026-08-23T19:38:00Z" w16du:dateUtc="2026-08-23T22:38:00Z">
            <w:rPr>
              <w:highlight w:val="yellow"/>
            </w:rPr>
          </w:rPrChange>
        </w:rPr>
        <w:pPrChange w:id="1100" w:author="Bruno Ken Marchezepe" w:date="2026-08-23T19:38:00Z" w16du:dateUtc="2026-08-23T22:38:00Z">
          <w:pPr>
            <w:pStyle w:val="Numerada"/>
          </w:pPr>
        </w:pPrChange>
      </w:pPr>
      <w:r w:rsidRPr="00CD4E9E">
        <w:rPr>
          <w:rPrChange w:id="1101" w:author="Bruno Ken Marchezepe" w:date="2026-08-23T19:38:00Z" w16du:dateUtc="2026-08-23T22:38:00Z">
            <w:rPr>
              <w:sz w:val="19"/>
              <w:highlight w:val="yellow"/>
            </w:rPr>
          </w:rPrChange>
        </w:rPr>
        <w:t>Navigate to: Vector → Geoprocessing Tools → Clip... (Ref: Tutorial Fig. 36)</w:t>
      </w:r>
    </w:p>
    <w:p w14:paraId="7DF9564D" w14:textId="77777777" w:rsidR="0032219D" w:rsidRPr="00CD4E9E" w:rsidRDefault="002C69D6" w:rsidP="00CD4E9E">
      <w:pPr>
        <w:rPr>
          <w:sz w:val="32"/>
          <w:rPrChange w:id="1102" w:author="Bruno Ken Marchezepe" w:date="2026-08-23T19:38:00Z" w16du:dateUtc="2026-08-23T22:38:00Z">
            <w:rPr>
              <w:highlight w:val="yellow"/>
            </w:rPr>
          </w:rPrChange>
        </w:rPr>
        <w:pPrChange w:id="1103" w:author="Bruno Ken Marchezepe" w:date="2026-08-23T19:38:00Z" w16du:dateUtc="2026-08-23T22:38:00Z">
          <w:pPr>
            <w:pStyle w:val="Numerada"/>
          </w:pPr>
        </w:pPrChange>
      </w:pPr>
      <w:r w:rsidRPr="00CD4E9E">
        <w:rPr>
          <w:rPrChange w:id="1104" w:author="Bruno Ken Marchezepe" w:date="2026-08-23T19:38:00Z" w16du:dateUtc="2026-08-23T22:38:00Z">
            <w:rPr>
              <w:sz w:val="19"/>
              <w:highlight w:val="yellow"/>
            </w:rPr>
          </w:rPrChange>
        </w:rPr>
        <w:t>Set Input layer: linhas_equipotenciais.</w:t>
      </w:r>
    </w:p>
    <w:p w14:paraId="6170B3F1" w14:textId="77777777" w:rsidR="0032219D" w:rsidRPr="00CD4E9E" w:rsidRDefault="002C69D6" w:rsidP="00CD4E9E">
      <w:pPr>
        <w:rPr>
          <w:sz w:val="32"/>
          <w:rPrChange w:id="1105" w:author="Bruno Ken Marchezepe" w:date="2026-08-23T19:38:00Z" w16du:dateUtc="2026-08-23T22:38:00Z">
            <w:rPr>
              <w:highlight w:val="yellow"/>
            </w:rPr>
          </w:rPrChange>
        </w:rPr>
        <w:pPrChange w:id="1106" w:author="Bruno Ken Marchezepe" w:date="2026-08-23T19:38:00Z" w16du:dateUtc="2026-08-23T22:38:00Z">
          <w:pPr>
            <w:pStyle w:val="Numerada"/>
          </w:pPr>
        </w:pPrChange>
      </w:pPr>
      <w:r w:rsidRPr="00CD4E9E">
        <w:rPr>
          <w:rPrChange w:id="1107" w:author="Bruno Ken Marchezepe" w:date="2026-08-23T19:38:00Z" w16du:dateUtc="2026-08-23T22:38:00Z">
            <w:rPr>
              <w:sz w:val="19"/>
              <w:highlight w:val="yellow"/>
            </w:rPr>
          </w:rPrChange>
        </w:rPr>
        <w:t>Set Overlay layer: contorno_sab.</w:t>
      </w:r>
    </w:p>
    <w:p w14:paraId="3BB41B03" w14:textId="77777777" w:rsidR="0032219D" w:rsidRPr="00CD4E9E" w:rsidRDefault="002C69D6" w:rsidP="00CD4E9E">
      <w:pPr>
        <w:rPr>
          <w:sz w:val="32"/>
          <w:rPrChange w:id="1108" w:author="Bruno Ken Marchezepe" w:date="2026-08-23T19:38:00Z" w16du:dateUtc="2026-08-23T22:38:00Z">
            <w:rPr>
              <w:highlight w:val="yellow"/>
            </w:rPr>
          </w:rPrChange>
        </w:rPr>
        <w:pPrChange w:id="1109" w:author="Bruno Ken Marchezepe" w:date="2026-08-23T19:38:00Z" w16du:dateUtc="2026-08-23T22:38:00Z">
          <w:pPr>
            <w:pStyle w:val="Numerada"/>
          </w:pPr>
        </w:pPrChange>
      </w:pPr>
      <w:r w:rsidRPr="00CD4E9E">
        <w:rPr>
          <w:rPrChange w:id="1110" w:author="Bruno Ken Marchezepe" w:date="2026-08-23T19:38:00Z" w16du:dateUtc="2026-08-23T22:38:00Z">
            <w:rPr>
              <w:sz w:val="19"/>
              <w:highlight w:val="yellow"/>
            </w:rPr>
          </w:rPrChange>
        </w:rPr>
        <w:t>Save output as linhas_equipotenciais_recortado.shp and click Run. (Ref: Tutorial Fig. 37)</w:t>
      </w:r>
    </w:p>
    <w:p w14:paraId="077D229A" w14:textId="7CAD7EDB" w:rsidR="0032219D" w:rsidRPr="00CD4E9E" w:rsidRDefault="002C69D6" w:rsidP="00CD4E9E">
      <w:pPr>
        <w:rPr>
          <w:sz w:val="32"/>
          <w:rPrChange w:id="1111" w:author="Bruno Ken Marchezepe" w:date="2026-08-23T19:38:00Z" w16du:dateUtc="2026-08-23T22:38:00Z">
            <w:rPr>
              <w:highlight w:val="yellow"/>
            </w:rPr>
          </w:rPrChange>
        </w:rPr>
        <w:pPrChange w:id="1112" w:author="Bruno Ken Marchezepe" w:date="2026-08-23T19:38:00Z" w16du:dateUtc="2026-08-23T22:38:00Z">
          <w:pPr>
            <w:pStyle w:val="Numerada"/>
          </w:pPr>
        </w:pPrChange>
      </w:pPr>
      <w:r w:rsidRPr="00CD4E9E">
        <w:rPr>
          <w:rPrChange w:id="1113" w:author="Bruno Ken Marchezepe" w:date="2026-08-23T19:38:00Z" w16du:dateUtc="2026-08-23T22:38:00Z">
            <w:rPr>
              <w:sz w:val="19"/>
              <w:highlight w:val="yellow"/>
            </w:rPr>
          </w:rPrChange>
        </w:rPr>
        <w:t xml:space="preserve">Optionally repeat clipping using the </w:t>
      </w:r>
      <w:r w:rsidR="00C36C69" w:rsidRPr="00CD4E9E">
        <w:rPr>
          <w:rPrChange w:id="1114" w:author="Bruno Ken Marchezepe" w:date="2026-08-23T19:38:00Z" w16du:dateUtc="2026-08-23T22:38:00Z">
            <w:rPr>
              <w:sz w:val="19"/>
              <w:highlight w:val="yellow"/>
            </w:rPr>
          </w:rPrChange>
        </w:rPr>
        <w:t>Catawba River Basin</w:t>
      </w:r>
      <w:r w:rsidRPr="00CD4E9E">
        <w:rPr>
          <w:rPrChange w:id="1115" w:author="Bruno Ken Marchezepe" w:date="2026-08-23T19:38:00Z" w16du:dateUtc="2026-08-23T22:38:00Z">
            <w:rPr>
              <w:sz w:val="19"/>
              <w:highlight w:val="yellow"/>
            </w:rPr>
          </w:rPrChange>
        </w:rPr>
        <w:t xml:space="preserve"> boundary polygon to constrain the analysis domain specifically to </w:t>
      </w:r>
      <w:r w:rsidR="00C36C69" w:rsidRPr="00CD4E9E">
        <w:rPr>
          <w:rPrChange w:id="1116" w:author="Bruno Ken Marchezepe" w:date="2026-08-23T19:38:00Z" w16du:dateUtc="2026-08-23T22:38:00Z">
            <w:rPr>
              <w:sz w:val="19"/>
              <w:highlight w:val="yellow"/>
            </w:rPr>
          </w:rPrChange>
        </w:rPr>
        <w:t>CRB</w:t>
      </w:r>
      <w:r w:rsidRPr="00CD4E9E">
        <w:rPr>
          <w:rPrChange w:id="1117" w:author="Bruno Ken Marchezepe" w:date="2026-08-23T19:38:00Z" w16du:dateUtc="2026-08-23T22:38:00Z">
            <w:rPr>
              <w:sz w:val="19"/>
              <w:highlight w:val="yellow"/>
            </w:rPr>
          </w:rPrChange>
        </w:rPr>
        <w:t>. (Ref: Tutorial Fig. 38)</w:t>
      </w:r>
    </w:p>
    <w:p w14:paraId="009CE4F6" w14:textId="77777777" w:rsidR="00C36C69" w:rsidRDefault="00C36C69" w:rsidP="00CD4E9E">
      <w:pPr>
        <w:rPr>
          <w:ins w:id="1118" w:author="Bruno Ken Marchezepe" w:date="2026-08-23T10:42:00Z" w16du:dateUtc="2026-08-23T13:42:00Z"/>
        </w:rPr>
        <w:pPrChange w:id="1119" w:author="Bruno Ken Marchezepe" w:date="2026-08-23T19:38:00Z" w16du:dateUtc="2026-08-23T22:38:00Z">
          <w:pPr>
            <w:ind w:firstLine="0"/>
          </w:pPr>
        </w:pPrChange>
      </w:pPr>
    </w:p>
    <w:p w14:paraId="39866A19" w14:textId="748AA0F2" w:rsidR="004738D4" w:rsidRDefault="004E5B09" w:rsidP="00CD4E9E">
      <w:pPr>
        <w:rPr>
          <w:ins w:id="1120" w:author="Bruno Ken Marchezepe" w:date="2026-08-23T19:09:00Z" w16du:dateUtc="2026-08-23T22:09:00Z"/>
        </w:rPr>
        <w:pPrChange w:id="1121" w:author="Bruno Ken Marchezepe" w:date="2026-08-23T19:38:00Z" w16du:dateUtc="2026-08-23T22:38:00Z">
          <w:pPr>
            <w:ind w:firstLine="0"/>
          </w:pPr>
        </w:pPrChange>
      </w:pPr>
      <w:ins w:id="1122" w:author="Bruno Ken Marchezepe" w:date="2026-08-23T19:09:00Z" w16du:dateUtc="2026-08-23T22:09:00Z">
        <w:r>
          <w:t xml:space="preserve"> </w:t>
        </w:r>
      </w:ins>
    </w:p>
    <w:tbl>
      <w:tblPr>
        <w:tblStyle w:val="Tabelacomgrade"/>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Change w:id="1123" w:author="Bruno Ken Marchezepe" w:date="2026-08-23T19:10:00Z" w16du:dateUtc="2026-08-23T22:10:00Z">
          <w:tblPr>
            <w:tblStyle w:val="Tabelacomgrade"/>
            <w:tblW w:w="0" w:type="auto"/>
            <w:tblInd w:w="38" w:type="dxa"/>
            <w:tblLook w:val="04A0" w:firstRow="1" w:lastRow="0" w:firstColumn="1" w:lastColumn="0" w:noHBand="0" w:noVBand="1"/>
          </w:tblPr>
        </w:tblPrChange>
      </w:tblPr>
      <w:tblGrid>
        <w:gridCol w:w="4902"/>
        <w:gridCol w:w="452"/>
        <w:gridCol w:w="4760"/>
        <w:tblGridChange w:id="1124">
          <w:tblGrid>
            <w:gridCol w:w="4736"/>
            <w:gridCol w:w="166"/>
            <w:gridCol w:w="452"/>
            <w:gridCol w:w="124"/>
            <w:gridCol w:w="4636"/>
          </w:tblGrid>
        </w:tblGridChange>
      </w:tblGrid>
      <w:tr w:rsidR="004E5B09" w14:paraId="69851360" w14:textId="77777777" w:rsidTr="004E5B09">
        <w:trPr>
          <w:ins w:id="1125" w:author="Bruno Ken Marchezepe" w:date="2026-08-23T19:09:00Z" w16du:dateUtc="2026-08-23T22:09:00Z"/>
        </w:trPr>
        <w:tc>
          <w:tcPr>
            <w:tcW w:w="5026" w:type="dxa"/>
            <w:vAlign w:val="center"/>
            <w:tcPrChange w:id="1126" w:author="Bruno Ken Marchezepe" w:date="2026-08-23T19:10:00Z" w16du:dateUtc="2026-08-23T22:10:00Z">
              <w:tcPr>
                <w:tcW w:w="3358" w:type="dxa"/>
              </w:tcPr>
            </w:tcPrChange>
          </w:tcPr>
          <w:p w14:paraId="6F6CFBE7" w14:textId="02D00957" w:rsidR="004E5B09" w:rsidRDefault="004E5B09" w:rsidP="004E5B09">
            <w:pPr>
              <w:ind w:firstLine="0"/>
              <w:jc w:val="center"/>
              <w:rPr>
                <w:ins w:id="1127" w:author="Bruno Ken Marchezepe" w:date="2026-08-23T19:09:00Z" w16du:dateUtc="2026-08-23T22:09:00Z"/>
              </w:rPr>
              <w:pPrChange w:id="1128" w:author="Bruno Ken Marchezepe" w:date="2026-08-23T19:10:00Z" w16du:dateUtc="2026-08-23T22:10:00Z">
                <w:pPr>
                  <w:ind w:firstLine="0"/>
                </w:pPr>
              </w:pPrChange>
            </w:pPr>
            <w:ins w:id="1129" w:author="Bruno Ken Marchezepe" w:date="2026-08-23T19:09:00Z" w16du:dateUtc="2026-08-23T22:09:00Z">
              <w:r>
                <w:rPr>
                  <w:noProof/>
                </w:rPr>
                <w:lastRenderedPageBreak/>
                <w:drawing>
                  <wp:inline distT="0" distB="0" distL="0" distR="0" wp14:anchorId="02030B9A" wp14:editId="49E0C0E1">
                    <wp:extent cx="2840380" cy="4411226"/>
                    <wp:effectExtent l="12700" t="12700" r="17145" b="8890"/>
                    <wp:docPr id="1438355314" name="Image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355314" name="Imagem 1438355314"/>
                            <pic:cNvPicPr/>
                          </pic:nvPicPr>
                          <pic:blipFill>
                            <a:blip r:embed="rId44"/>
                            <a:stretch>
                              <a:fillRect/>
                            </a:stretch>
                          </pic:blipFill>
                          <pic:spPr>
                            <a:xfrm>
                              <a:off x="0" y="0"/>
                              <a:ext cx="2847675" cy="4422555"/>
                            </a:xfrm>
                            <a:prstGeom prst="rect">
                              <a:avLst/>
                            </a:prstGeom>
                            <a:ln>
                              <a:solidFill>
                                <a:schemeClr val="tx1"/>
                              </a:solidFill>
                            </a:ln>
                          </pic:spPr>
                        </pic:pic>
                      </a:graphicData>
                    </a:graphic>
                  </wp:inline>
                </w:drawing>
              </w:r>
            </w:ins>
          </w:p>
        </w:tc>
        <w:tc>
          <w:tcPr>
            <w:tcW w:w="236" w:type="dxa"/>
            <w:vAlign w:val="center"/>
            <w:tcPrChange w:id="1130" w:author="Bruno Ken Marchezepe" w:date="2026-08-23T19:10:00Z" w16du:dateUtc="2026-08-23T22:10:00Z">
              <w:tcPr>
                <w:tcW w:w="3359" w:type="dxa"/>
                <w:gridSpan w:val="3"/>
              </w:tcPr>
            </w:tcPrChange>
          </w:tcPr>
          <w:p w14:paraId="4308BC90" w14:textId="28BA8E85" w:rsidR="004E5B09" w:rsidRDefault="004E5B09" w:rsidP="004E5B09">
            <w:pPr>
              <w:ind w:firstLine="0"/>
              <w:jc w:val="center"/>
              <w:rPr>
                <w:ins w:id="1131" w:author="Bruno Ken Marchezepe" w:date="2026-08-23T19:09:00Z" w16du:dateUtc="2026-08-23T22:09:00Z"/>
              </w:rPr>
              <w:pPrChange w:id="1132" w:author="Bruno Ken Marchezepe" w:date="2026-08-23T19:10:00Z" w16du:dateUtc="2026-08-23T22:10:00Z">
                <w:pPr>
                  <w:ind w:firstLine="0"/>
                </w:pPr>
              </w:pPrChange>
            </w:pPr>
            <w:ins w:id="1133" w:author="Bruno Ken Marchezepe" w:date="2026-08-23T19:09:00Z" w16du:dateUtc="2026-08-23T22:09:00Z">
              <w:r>
                <w:sym w:font="Wingdings" w:char="F0E0"/>
              </w:r>
            </w:ins>
          </w:p>
        </w:tc>
        <w:tc>
          <w:tcPr>
            <w:tcW w:w="4852" w:type="dxa"/>
            <w:vAlign w:val="center"/>
            <w:tcPrChange w:id="1134" w:author="Bruno Ken Marchezepe" w:date="2026-08-23T19:10:00Z" w16du:dateUtc="2026-08-23T22:10:00Z">
              <w:tcPr>
                <w:tcW w:w="3359" w:type="dxa"/>
              </w:tcPr>
            </w:tcPrChange>
          </w:tcPr>
          <w:p w14:paraId="4136AC84" w14:textId="6D6B0783" w:rsidR="004E5B09" w:rsidRDefault="004E5B09" w:rsidP="004E5B09">
            <w:pPr>
              <w:ind w:firstLine="0"/>
              <w:jc w:val="center"/>
              <w:rPr>
                <w:ins w:id="1135" w:author="Bruno Ken Marchezepe" w:date="2026-08-23T19:09:00Z" w16du:dateUtc="2026-08-23T22:09:00Z"/>
              </w:rPr>
              <w:pPrChange w:id="1136" w:author="Bruno Ken Marchezepe" w:date="2026-08-23T19:10:00Z" w16du:dateUtc="2026-08-23T22:10:00Z">
                <w:pPr>
                  <w:ind w:firstLine="0"/>
                </w:pPr>
              </w:pPrChange>
            </w:pPr>
            <w:ins w:id="1137" w:author="Bruno Ken Marchezepe" w:date="2026-08-23T19:09:00Z" w16du:dateUtc="2026-08-23T22:09:00Z">
              <w:r>
                <w:rPr>
                  <w:noProof/>
                </w:rPr>
                <w:drawing>
                  <wp:inline distT="0" distB="0" distL="0" distR="0" wp14:anchorId="3E0C11D2" wp14:editId="7014680C">
                    <wp:extent cx="2786928" cy="5717512"/>
                    <wp:effectExtent l="12700" t="12700" r="7620" b="10795"/>
                    <wp:docPr id="1338240206" name="Image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240206" name="Imagem 1338240206"/>
                            <pic:cNvPicPr/>
                          </pic:nvPicPr>
                          <pic:blipFill>
                            <a:blip r:embed="rId45"/>
                            <a:stretch>
                              <a:fillRect/>
                            </a:stretch>
                          </pic:blipFill>
                          <pic:spPr>
                            <a:xfrm>
                              <a:off x="0" y="0"/>
                              <a:ext cx="2800076" cy="5744485"/>
                            </a:xfrm>
                            <a:prstGeom prst="rect">
                              <a:avLst/>
                            </a:prstGeom>
                            <a:ln>
                              <a:solidFill>
                                <a:schemeClr val="tx1"/>
                              </a:solidFill>
                            </a:ln>
                          </pic:spPr>
                        </pic:pic>
                      </a:graphicData>
                    </a:graphic>
                  </wp:inline>
                </w:drawing>
              </w:r>
            </w:ins>
          </w:p>
        </w:tc>
      </w:tr>
    </w:tbl>
    <w:p w14:paraId="06F60D91" w14:textId="77777777" w:rsidR="004E5B09" w:rsidRDefault="004E5B09" w:rsidP="00CD4E9E">
      <w:pPr>
        <w:rPr>
          <w:ins w:id="1138" w:author="Bruno Ken Marchezepe" w:date="2026-08-23T10:43:00Z" w16du:dateUtc="2026-08-23T13:43:00Z"/>
        </w:rPr>
        <w:pPrChange w:id="1139" w:author="Bruno Ken Marchezepe" w:date="2026-08-23T19:38:00Z" w16du:dateUtc="2026-08-23T22:38:00Z">
          <w:pPr>
            <w:ind w:firstLine="0"/>
          </w:pPr>
        </w:pPrChange>
      </w:pPr>
    </w:p>
    <w:p w14:paraId="08DD2161" w14:textId="79E32255" w:rsidR="004738D4" w:rsidRDefault="004738D4" w:rsidP="004738D4">
      <w:pPr>
        <w:ind w:firstLine="0"/>
        <w:rPr>
          <w:ins w:id="1140" w:author="Bruno Ken Marchezepe" w:date="2026-08-23T19:38:00Z" w16du:dateUtc="2026-08-23T22:38:00Z"/>
        </w:rPr>
      </w:pPr>
      <w:ins w:id="1141" w:author="Bruno Ken Marchezepe" w:date="2026-08-23T10:43:00Z" w16du:dateUtc="2026-08-23T13:43:00Z">
        <w:r>
          <w:rPr>
            <w:noProof/>
          </w:rPr>
          <w:lastRenderedPageBreak/>
          <w:drawing>
            <wp:inline distT="0" distB="0" distL="0" distR="0" wp14:anchorId="19A90B65" wp14:editId="0FFAD24D">
              <wp:extent cx="6309360" cy="3178175"/>
              <wp:effectExtent l="12700" t="12700" r="15240" b="9525"/>
              <wp:docPr id="1010145121"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45121" name="Imagem 1010145121"/>
                      <pic:cNvPicPr/>
                    </pic:nvPicPr>
                    <pic:blipFill>
                      <a:blip r:embed="rId46"/>
                      <a:stretch>
                        <a:fillRect/>
                      </a:stretch>
                    </pic:blipFill>
                    <pic:spPr>
                      <a:xfrm>
                        <a:off x="0" y="0"/>
                        <a:ext cx="6309360" cy="3178175"/>
                      </a:xfrm>
                      <a:prstGeom prst="rect">
                        <a:avLst/>
                      </a:prstGeom>
                      <a:ln>
                        <a:solidFill>
                          <a:schemeClr val="tx1"/>
                        </a:solidFill>
                      </a:ln>
                    </pic:spPr>
                  </pic:pic>
                </a:graphicData>
              </a:graphic>
            </wp:inline>
          </w:drawing>
        </w:r>
      </w:ins>
    </w:p>
    <w:p w14:paraId="5D829AD6" w14:textId="77777777" w:rsidR="00CD4E9E" w:rsidRPr="006B3CA7" w:rsidRDefault="00CD4E9E" w:rsidP="00CD4E9E">
      <w:pPr>
        <w:rPr>
          <w:rPrChange w:id="1142" w:author="Bruno Ken Marchezepe" w:date="2026-08-22T18:59:00Z" w16du:dateUtc="2026-08-22T21:59:00Z">
            <w:rPr>
              <w:sz w:val="19"/>
            </w:rPr>
          </w:rPrChange>
        </w:rPr>
        <w:pPrChange w:id="1143" w:author="Bruno Ken Marchezepe" w:date="2026-08-23T19:38:00Z" w16du:dateUtc="2026-08-23T22:38:00Z">
          <w:pPr>
            <w:pStyle w:val="Numerada"/>
          </w:pPr>
        </w:pPrChange>
      </w:pPr>
    </w:p>
    <w:p w14:paraId="42D6B3D0" w14:textId="24B08217" w:rsidR="00C36C69" w:rsidRDefault="00C36C69" w:rsidP="004738D4">
      <w:pPr>
        <w:ind w:firstLine="0"/>
        <w:rPr>
          <w:ins w:id="1144" w:author="Bruno Ken Marchezepe" w:date="2026-08-23T19:38:00Z" w16du:dateUtc="2026-08-23T22:38:00Z"/>
        </w:rPr>
      </w:pPr>
      <w:del w:id="1145" w:author="Bruno Ken Marchezepe" w:date="2026-08-23T10:42:00Z" w16du:dateUtc="2026-08-23T13:42:00Z">
        <w:r w:rsidRPr="006B3CA7" w:rsidDel="004738D4">
          <w:rPr>
            <w:noProof/>
            <w:rPrChange w:id="1146" w:author="Bruno Ken Marchezepe" w:date="2026-08-22T18:59:00Z" w16du:dateUtc="2026-08-22T21:59:00Z">
              <w:rPr>
                <w:noProof/>
                <w:sz w:val="19"/>
              </w:rPr>
            </w:rPrChange>
          </w:rPr>
          <w:lastRenderedPageBreak/>
          <w:drawing>
            <wp:inline distT="0" distB="0" distL="0" distR="0" wp14:anchorId="4E95AE0F" wp14:editId="6C79F0F8">
              <wp:extent cx="3559206" cy="2910840"/>
              <wp:effectExtent l="0" t="0" r="0" b="0"/>
              <wp:docPr id="933838258"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838258" name="Imagem 933838258"/>
                      <pic:cNvPicPr/>
                    </pic:nvPicPr>
                    <pic:blipFill>
                      <a:blip r:embed="rId47"/>
                      <a:stretch>
                        <a:fillRect/>
                      </a:stretch>
                    </pic:blipFill>
                    <pic:spPr>
                      <a:xfrm>
                        <a:off x="0" y="0"/>
                        <a:ext cx="3577007" cy="2925398"/>
                      </a:xfrm>
                      <a:prstGeom prst="rect">
                        <a:avLst/>
                      </a:prstGeom>
                    </pic:spPr>
                  </pic:pic>
                </a:graphicData>
              </a:graphic>
            </wp:inline>
          </w:drawing>
        </w:r>
      </w:del>
      <w:ins w:id="1147" w:author="Bruno Ken Marchezepe" w:date="2026-08-23T10:43:00Z" w16du:dateUtc="2026-08-23T13:43:00Z">
        <w:r w:rsidR="004738D4">
          <w:rPr>
            <w:noProof/>
          </w:rPr>
          <w:drawing>
            <wp:inline distT="0" distB="0" distL="0" distR="0" wp14:anchorId="227B7929" wp14:editId="36937445">
              <wp:extent cx="6309360" cy="5318125"/>
              <wp:effectExtent l="12700" t="12700" r="15240" b="15875"/>
              <wp:docPr id="328261155" name="Image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261155" name="Imagem 328261155"/>
                      <pic:cNvPicPr/>
                    </pic:nvPicPr>
                    <pic:blipFill>
                      <a:blip r:embed="rId48"/>
                      <a:stretch>
                        <a:fillRect/>
                      </a:stretch>
                    </pic:blipFill>
                    <pic:spPr>
                      <a:xfrm>
                        <a:off x="0" y="0"/>
                        <a:ext cx="6309360" cy="5318125"/>
                      </a:xfrm>
                      <a:prstGeom prst="rect">
                        <a:avLst/>
                      </a:prstGeom>
                      <a:ln>
                        <a:solidFill>
                          <a:schemeClr val="tx1"/>
                        </a:solidFill>
                      </a:ln>
                    </pic:spPr>
                  </pic:pic>
                </a:graphicData>
              </a:graphic>
            </wp:inline>
          </w:drawing>
        </w:r>
      </w:ins>
    </w:p>
    <w:p w14:paraId="545855BA" w14:textId="77777777" w:rsidR="00CD4E9E" w:rsidRDefault="00CD4E9E" w:rsidP="00CD4E9E">
      <w:pPr>
        <w:rPr>
          <w:ins w:id="1148" w:author="Bruno Ken Marchezepe" w:date="2026-08-23T10:44:00Z" w16du:dateUtc="2026-08-23T13:44:00Z"/>
        </w:rPr>
        <w:pPrChange w:id="1149" w:author="Bruno Ken Marchezepe" w:date="2026-08-23T19:38:00Z" w16du:dateUtc="2026-08-23T22:38:00Z">
          <w:pPr>
            <w:ind w:firstLine="0"/>
          </w:pPr>
        </w:pPrChange>
      </w:pPr>
    </w:p>
    <w:p w14:paraId="7497A4E5" w14:textId="29E9E637" w:rsidR="004738D4" w:rsidRDefault="004738D4" w:rsidP="006D2B30">
      <w:pPr>
        <w:ind w:firstLine="0"/>
        <w:jc w:val="center"/>
        <w:rPr>
          <w:ins w:id="1150" w:author="Bruno Ken Marchezepe" w:date="2026-08-23T19:38:00Z" w16du:dateUtc="2026-08-23T22:38:00Z"/>
        </w:rPr>
      </w:pPr>
      <w:ins w:id="1151" w:author="Bruno Ken Marchezepe" w:date="2026-08-23T10:44:00Z" w16du:dateUtc="2026-08-23T13:44:00Z">
        <w:r>
          <w:rPr>
            <w:noProof/>
          </w:rPr>
          <w:lastRenderedPageBreak/>
          <w:drawing>
            <wp:inline distT="0" distB="0" distL="0" distR="0" wp14:anchorId="0D318DB2" wp14:editId="2ABACBE1">
              <wp:extent cx="2625563" cy="4873451"/>
              <wp:effectExtent l="12700" t="12700" r="16510" b="16510"/>
              <wp:docPr id="214238617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386173" name="Imagem 2142386173"/>
                      <pic:cNvPicPr/>
                    </pic:nvPicPr>
                    <pic:blipFill>
                      <a:blip r:embed="rId49"/>
                      <a:stretch>
                        <a:fillRect/>
                      </a:stretch>
                    </pic:blipFill>
                    <pic:spPr>
                      <a:xfrm>
                        <a:off x="0" y="0"/>
                        <a:ext cx="2630729" cy="4883040"/>
                      </a:xfrm>
                      <a:prstGeom prst="rect">
                        <a:avLst/>
                      </a:prstGeom>
                      <a:ln>
                        <a:solidFill>
                          <a:schemeClr val="tx1"/>
                        </a:solidFill>
                      </a:ln>
                    </pic:spPr>
                  </pic:pic>
                </a:graphicData>
              </a:graphic>
            </wp:inline>
          </w:drawing>
        </w:r>
      </w:ins>
    </w:p>
    <w:p w14:paraId="5F0D650B" w14:textId="77777777" w:rsidR="00CD4E9E" w:rsidRDefault="00CD4E9E" w:rsidP="00CD4E9E">
      <w:pPr>
        <w:rPr>
          <w:ins w:id="1152" w:author="Bruno Ken Marchezepe" w:date="2026-08-23T10:44:00Z" w16du:dateUtc="2026-08-23T13:44:00Z"/>
        </w:rPr>
        <w:pPrChange w:id="1153" w:author="Bruno Ken Marchezepe" w:date="2026-08-23T19:38:00Z" w16du:dateUtc="2026-08-23T22:38:00Z">
          <w:pPr>
            <w:ind w:firstLine="0"/>
          </w:pPr>
        </w:pPrChange>
      </w:pPr>
    </w:p>
    <w:p w14:paraId="26D58DCA" w14:textId="40362ACB" w:rsidR="004738D4" w:rsidRDefault="004738D4" w:rsidP="00CD4E9E">
      <w:pPr>
        <w:rPr>
          <w:ins w:id="1154" w:author="Bruno Ken Marchezepe" w:date="2026-08-23T10:44:00Z" w16du:dateUtc="2026-08-23T13:44:00Z"/>
        </w:rPr>
        <w:pPrChange w:id="1155" w:author="Bruno Ken Marchezepe" w:date="2026-08-23T19:38:00Z" w16du:dateUtc="2026-08-23T22:38:00Z">
          <w:pPr>
            <w:ind w:firstLine="0"/>
          </w:pPr>
        </w:pPrChange>
      </w:pPr>
    </w:p>
    <w:p w14:paraId="365E3F93" w14:textId="752FBDFC" w:rsidR="004738D4" w:rsidRDefault="004738D4" w:rsidP="004738D4">
      <w:pPr>
        <w:ind w:firstLine="0"/>
        <w:jc w:val="center"/>
        <w:rPr>
          <w:ins w:id="1156" w:author="Bruno Ken Marchezepe" w:date="2026-08-23T10:44:00Z" w16du:dateUtc="2026-08-23T13:44:00Z"/>
        </w:rPr>
        <w:pPrChange w:id="1157" w:author="Bruno Ken Marchezepe" w:date="2026-08-23T10:44:00Z" w16du:dateUtc="2026-08-23T13:44:00Z">
          <w:pPr>
            <w:ind w:firstLine="0"/>
          </w:pPr>
        </w:pPrChange>
      </w:pPr>
      <w:ins w:id="1158" w:author="Bruno Ken Marchezepe" w:date="2026-08-23T10:44:00Z" w16du:dateUtc="2026-08-23T13:44:00Z">
        <w:r>
          <w:rPr>
            <w:noProof/>
          </w:rPr>
          <w:lastRenderedPageBreak/>
          <w:drawing>
            <wp:inline distT="0" distB="0" distL="0" distR="0" wp14:anchorId="439856F2" wp14:editId="2A18CD2F">
              <wp:extent cx="4031712" cy="3122386"/>
              <wp:effectExtent l="12700" t="12700" r="6985" b="14605"/>
              <wp:docPr id="381003308" name="Image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003308" name="Imagem 381003308"/>
                      <pic:cNvPicPr/>
                    </pic:nvPicPr>
                    <pic:blipFill>
                      <a:blip r:embed="rId50"/>
                      <a:stretch>
                        <a:fillRect/>
                      </a:stretch>
                    </pic:blipFill>
                    <pic:spPr>
                      <a:xfrm>
                        <a:off x="0" y="0"/>
                        <a:ext cx="4052758" cy="3138685"/>
                      </a:xfrm>
                      <a:prstGeom prst="rect">
                        <a:avLst/>
                      </a:prstGeom>
                      <a:ln>
                        <a:solidFill>
                          <a:schemeClr val="tx1"/>
                        </a:solidFill>
                      </a:ln>
                    </pic:spPr>
                  </pic:pic>
                </a:graphicData>
              </a:graphic>
            </wp:inline>
          </w:drawing>
        </w:r>
      </w:ins>
    </w:p>
    <w:p w14:paraId="17778E31" w14:textId="77777777" w:rsidR="004738D4" w:rsidRDefault="004738D4" w:rsidP="00CD4E9E">
      <w:pPr>
        <w:rPr>
          <w:ins w:id="1159" w:author="Bruno Ken Marchezepe" w:date="2026-08-23T10:44:00Z" w16du:dateUtc="2026-08-23T13:44:00Z"/>
        </w:rPr>
        <w:pPrChange w:id="1160" w:author="Bruno Ken Marchezepe" w:date="2026-08-23T19:38:00Z" w16du:dateUtc="2026-08-23T22:38:00Z">
          <w:pPr>
            <w:ind w:firstLine="0"/>
          </w:pPr>
        </w:pPrChange>
      </w:pPr>
    </w:p>
    <w:p w14:paraId="0FBB5B30" w14:textId="47C6A576" w:rsidR="004738D4" w:rsidRPr="006B3CA7" w:rsidRDefault="006D2B30" w:rsidP="004E5B09">
      <w:pPr>
        <w:ind w:firstLine="0"/>
        <w:jc w:val="center"/>
        <w:rPr>
          <w:rPrChange w:id="1161" w:author="Bruno Ken Marchezepe" w:date="2026-08-22T18:59:00Z" w16du:dateUtc="2026-08-22T21:59:00Z">
            <w:rPr>
              <w:sz w:val="19"/>
            </w:rPr>
          </w:rPrChange>
        </w:rPr>
        <w:pPrChange w:id="1162" w:author="Bruno Ken Marchezepe" w:date="2026-08-23T19:08:00Z" w16du:dateUtc="2026-08-23T22:08:00Z">
          <w:pPr>
            <w:pStyle w:val="Numerada"/>
          </w:pPr>
        </w:pPrChange>
      </w:pPr>
      <w:ins w:id="1163" w:author="Bruno Ken Marchezepe" w:date="2026-08-23T10:45:00Z" w16du:dateUtc="2026-08-23T13:45:00Z">
        <w:r>
          <w:rPr>
            <w:noProof/>
          </w:rPr>
          <w:drawing>
            <wp:inline distT="0" distB="0" distL="0" distR="0" wp14:anchorId="2AC680E7" wp14:editId="0C9F6B59">
              <wp:extent cx="4820557" cy="3733312"/>
              <wp:effectExtent l="12700" t="12700" r="18415" b="13335"/>
              <wp:docPr id="1214820976" name="Image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820976" name="Imagem 1214820976"/>
                      <pic:cNvPicPr/>
                    </pic:nvPicPr>
                    <pic:blipFill>
                      <a:blip r:embed="rId51"/>
                      <a:stretch>
                        <a:fillRect/>
                      </a:stretch>
                    </pic:blipFill>
                    <pic:spPr>
                      <a:xfrm>
                        <a:off x="0" y="0"/>
                        <a:ext cx="4827740" cy="3738875"/>
                      </a:xfrm>
                      <a:prstGeom prst="rect">
                        <a:avLst/>
                      </a:prstGeom>
                      <a:ln>
                        <a:solidFill>
                          <a:schemeClr val="tx1"/>
                        </a:solidFill>
                      </a:ln>
                    </pic:spPr>
                  </pic:pic>
                </a:graphicData>
              </a:graphic>
            </wp:inline>
          </w:drawing>
        </w:r>
      </w:ins>
    </w:p>
    <w:p w14:paraId="415F77AC" w14:textId="77777777" w:rsidR="00C36C69" w:rsidRPr="00E15D2D" w:rsidRDefault="00C36C69" w:rsidP="00CD4E9E">
      <w:pPr>
        <w:pPrChange w:id="1164" w:author="Bruno Ken Marchezepe" w:date="2026-08-23T19:38:00Z" w16du:dateUtc="2026-08-23T22:38:00Z">
          <w:pPr>
            <w:pStyle w:val="Numerada"/>
          </w:pPr>
        </w:pPrChange>
      </w:pPr>
    </w:p>
    <w:p w14:paraId="66A51F9F" w14:textId="77777777" w:rsidR="0032219D" w:rsidRPr="004738D4" w:rsidRDefault="002C69D6" w:rsidP="004738D4">
      <w:pPr>
        <w:pStyle w:val="Ttulo2"/>
        <w:pPrChange w:id="1165" w:author="Bruno Ken Marchezepe" w:date="2026-08-23T10:42:00Z" w16du:dateUtc="2026-08-23T13:42:00Z">
          <w:pPr/>
        </w:pPrChange>
      </w:pPr>
      <w:del w:id="1166" w:author="Bruno Ken Marchezepe" w:date="2026-08-23T10:42:00Z" w16du:dateUtc="2026-08-23T13:42:00Z">
        <w:r w:rsidRPr="006B3CA7" w:rsidDel="004738D4">
          <w:rPr>
            <w:rPrChange w:id="1167" w:author="Bruno Ken Marchezepe" w:date="2026-08-22T18:59:00Z" w16du:dateUtc="2026-08-22T21:59:00Z">
              <w:rPr>
                <w:b/>
                <w:color w:val="1A5276"/>
              </w:rPr>
            </w:rPrChange>
          </w:rPr>
          <w:lastRenderedPageBreak/>
          <w:delText xml:space="preserve">8. </w:delText>
        </w:r>
      </w:del>
      <w:r w:rsidRPr="006B3CA7">
        <w:rPr>
          <w:rPrChange w:id="1168" w:author="Bruno Ken Marchezepe" w:date="2026-08-22T18:59:00Z" w16du:dateUtc="2026-08-22T21:59:00Z">
            <w:rPr>
              <w:b/>
              <w:color w:val="1A5276"/>
            </w:rPr>
          </w:rPrChange>
        </w:rPr>
        <w:t>Summary of Activity Requirements (from Assignment Guidelines)</w:t>
      </w:r>
    </w:p>
    <w:tbl>
      <w:tblPr>
        <w:tblW w:w="0" w:type="auto"/>
        <w:jc w:val="center"/>
        <w:tblLayout w:type="fixed"/>
        <w:tblLook w:val="04A0" w:firstRow="1" w:lastRow="0" w:firstColumn="1" w:lastColumn="0" w:noHBand="0" w:noVBand="1"/>
        <w:tblPrChange w:id="1169" w:author="Bruno Ken Marchezepe" w:date="2026-08-23T19:39:00Z" w16du:dateUtc="2026-08-23T22:39:00Z">
          <w:tblPr>
            <w:tblW w:w="0" w:type="auto"/>
            <w:jc w:val="center"/>
            <w:tblLayout w:type="fixed"/>
            <w:tblLook w:val="04A0" w:firstRow="1" w:lastRow="0" w:firstColumn="1" w:lastColumn="0" w:noHBand="0" w:noVBand="1"/>
          </w:tblPr>
        </w:tblPrChange>
      </w:tblPr>
      <w:tblGrid>
        <w:gridCol w:w="2160"/>
        <w:gridCol w:w="6192"/>
        <w:gridCol w:w="1440"/>
        <w:tblGridChange w:id="1170">
          <w:tblGrid>
            <w:gridCol w:w="2160"/>
            <w:gridCol w:w="6192"/>
            <w:gridCol w:w="1440"/>
          </w:tblGrid>
        </w:tblGridChange>
      </w:tblGrid>
      <w:tr w:rsidR="0032219D" w:rsidRPr="00E15D2D" w14:paraId="4202DB04" w14:textId="77777777" w:rsidTr="00CD4E9E">
        <w:trPr>
          <w:jc w:val="center"/>
          <w:trPrChange w:id="1171" w:author="Bruno Ken Marchezepe" w:date="2026-08-23T19:39:00Z" w16du:dateUtc="2026-08-23T22:39:00Z">
            <w:trPr>
              <w:jc w:val="center"/>
            </w:trPr>
          </w:trPrChange>
        </w:trPr>
        <w:tc>
          <w:tcPr>
            <w:tcW w:w="2160" w:type="dxa"/>
            <w:shd w:val="clear" w:color="auto" w:fill="EAF2F8"/>
            <w:tcMar>
              <w:top w:w="100" w:type="dxa"/>
              <w:left w:w="120" w:type="dxa"/>
              <w:bottom w:w="100" w:type="dxa"/>
              <w:right w:w="120" w:type="dxa"/>
            </w:tcMar>
            <w:tcPrChange w:id="1172" w:author="Bruno Ken Marchezepe" w:date="2026-08-23T19:39:00Z" w16du:dateUtc="2026-08-23T22:39:00Z">
              <w:tcPr>
                <w:tcW w:w="2160" w:type="dxa"/>
                <w:shd w:val="clear" w:color="auto" w:fill="EAF2F8"/>
                <w:tcMar>
                  <w:top w:w="100" w:type="dxa"/>
                  <w:left w:w="120" w:type="dxa"/>
                  <w:bottom w:w="100" w:type="dxa"/>
                  <w:right w:w="120" w:type="dxa"/>
                </w:tcMar>
              </w:tcPr>
            </w:tcPrChange>
          </w:tcPr>
          <w:p w14:paraId="67BB0102" w14:textId="77777777" w:rsidR="0032219D" w:rsidRPr="00CD4E9E" w:rsidRDefault="002C69D6" w:rsidP="00CD4E9E">
            <w:pPr>
              <w:ind w:firstLine="0"/>
              <w:rPr>
                <w:b/>
                <w:bCs/>
                <w:sz w:val="32"/>
                <w:rPrChange w:id="1173" w:author="Bruno Ken Marchezepe" w:date="2026-08-23T19:39:00Z" w16du:dateUtc="2026-08-23T22:39:00Z">
                  <w:rPr/>
                </w:rPrChange>
              </w:rPr>
              <w:pPrChange w:id="1174" w:author="Bruno Ken Marchezepe" w:date="2026-08-23T19:39:00Z" w16du:dateUtc="2026-08-23T22:39:00Z">
                <w:pPr/>
              </w:pPrChange>
            </w:pPr>
            <w:r w:rsidRPr="00CD4E9E">
              <w:rPr>
                <w:b/>
                <w:bCs/>
                <w:rPrChange w:id="1175" w:author="Bruno Ken Marchezepe" w:date="2026-08-23T19:39:00Z" w16du:dateUtc="2026-08-23T22:39:00Z">
                  <w:rPr>
                    <w:b/>
                    <w:color w:val="1A5276"/>
                    <w:sz w:val="19"/>
                  </w:rPr>
                </w:rPrChange>
              </w:rPr>
              <w:t>Report Section</w:t>
            </w:r>
          </w:p>
        </w:tc>
        <w:tc>
          <w:tcPr>
            <w:tcW w:w="6192" w:type="dxa"/>
            <w:shd w:val="clear" w:color="auto" w:fill="EAF2F8"/>
            <w:tcMar>
              <w:top w:w="100" w:type="dxa"/>
              <w:left w:w="120" w:type="dxa"/>
              <w:bottom w:w="100" w:type="dxa"/>
              <w:right w:w="120" w:type="dxa"/>
            </w:tcMar>
            <w:tcPrChange w:id="1176" w:author="Bruno Ken Marchezepe" w:date="2026-08-23T19:39:00Z" w16du:dateUtc="2026-08-23T22:39:00Z">
              <w:tcPr>
                <w:tcW w:w="6192" w:type="dxa"/>
                <w:shd w:val="clear" w:color="auto" w:fill="EAF2F8"/>
                <w:tcMar>
                  <w:top w:w="100" w:type="dxa"/>
                  <w:left w:w="120" w:type="dxa"/>
                  <w:bottom w:w="100" w:type="dxa"/>
                  <w:right w:w="120" w:type="dxa"/>
                </w:tcMar>
              </w:tcPr>
            </w:tcPrChange>
          </w:tcPr>
          <w:p w14:paraId="0C22994C" w14:textId="77777777" w:rsidR="0032219D" w:rsidRPr="00CD4E9E" w:rsidRDefault="002C69D6" w:rsidP="00CD4E9E">
            <w:pPr>
              <w:ind w:firstLine="0"/>
              <w:rPr>
                <w:b/>
                <w:bCs/>
                <w:sz w:val="32"/>
                <w:rPrChange w:id="1177" w:author="Bruno Ken Marchezepe" w:date="2026-08-23T19:39:00Z" w16du:dateUtc="2026-08-23T22:39:00Z">
                  <w:rPr/>
                </w:rPrChange>
              </w:rPr>
              <w:pPrChange w:id="1178" w:author="Bruno Ken Marchezepe" w:date="2026-08-23T19:39:00Z" w16du:dateUtc="2026-08-23T22:39:00Z">
                <w:pPr/>
              </w:pPrChange>
            </w:pPr>
            <w:r w:rsidRPr="00CD4E9E">
              <w:rPr>
                <w:b/>
                <w:bCs/>
                <w:rPrChange w:id="1179" w:author="Bruno Ken Marchezepe" w:date="2026-08-23T19:39:00Z" w16du:dateUtc="2026-08-23T22:39:00Z">
                  <w:rPr>
                    <w:b/>
                    <w:color w:val="1A5276"/>
                    <w:sz w:val="19"/>
                  </w:rPr>
                </w:rPrChange>
              </w:rPr>
              <w:t>Specification / Content Requirement</w:t>
            </w:r>
          </w:p>
        </w:tc>
        <w:tc>
          <w:tcPr>
            <w:tcW w:w="1440" w:type="dxa"/>
            <w:shd w:val="clear" w:color="auto" w:fill="EAF2F8"/>
            <w:tcMar>
              <w:top w:w="100" w:type="dxa"/>
              <w:left w:w="120" w:type="dxa"/>
              <w:bottom w:w="100" w:type="dxa"/>
              <w:right w:w="120" w:type="dxa"/>
            </w:tcMar>
            <w:tcPrChange w:id="1180" w:author="Bruno Ken Marchezepe" w:date="2026-08-23T19:39:00Z" w16du:dateUtc="2026-08-23T22:39:00Z">
              <w:tcPr>
                <w:tcW w:w="1440" w:type="dxa"/>
                <w:shd w:val="clear" w:color="auto" w:fill="EAF2F8"/>
                <w:tcMar>
                  <w:top w:w="100" w:type="dxa"/>
                  <w:left w:w="120" w:type="dxa"/>
                  <w:bottom w:w="100" w:type="dxa"/>
                  <w:right w:w="120" w:type="dxa"/>
                </w:tcMar>
              </w:tcPr>
            </w:tcPrChange>
          </w:tcPr>
          <w:p w14:paraId="265FBDD8" w14:textId="77777777" w:rsidR="0032219D" w:rsidRPr="00CD4E9E" w:rsidRDefault="002C69D6" w:rsidP="00CD4E9E">
            <w:pPr>
              <w:ind w:firstLine="0"/>
              <w:rPr>
                <w:b/>
                <w:bCs/>
                <w:sz w:val="32"/>
                <w:rPrChange w:id="1181" w:author="Bruno Ken Marchezepe" w:date="2026-08-23T19:39:00Z" w16du:dateUtc="2026-08-23T22:39:00Z">
                  <w:rPr/>
                </w:rPrChange>
              </w:rPr>
              <w:pPrChange w:id="1182" w:author="Bruno Ken Marchezepe" w:date="2026-08-23T19:39:00Z" w16du:dateUtc="2026-08-23T22:39:00Z">
                <w:pPr/>
              </w:pPrChange>
            </w:pPr>
            <w:r w:rsidRPr="00CD4E9E">
              <w:rPr>
                <w:b/>
                <w:bCs/>
                <w:rPrChange w:id="1183" w:author="Bruno Ken Marchezepe" w:date="2026-08-23T19:39:00Z" w16du:dateUtc="2026-08-23T22:39:00Z">
                  <w:rPr>
                    <w:b/>
                    <w:color w:val="1A5276"/>
                    <w:sz w:val="19"/>
                  </w:rPr>
                </w:rPrChange>
              </w:rPr>
              <w:t>Limit</w:t>
            </w:r>
          </w:p>
        </w:tc>
      </w:tr>
      <w:tr w:rsidR="0032219D" w:rsidRPr="00E15D2D" w14:paraId="39EE7534" w14:textId="77777777" w:rsidTr="00CD4E9E">
        <w:trPr>
          <w:jc w:val="center"/>
          <w:trPrChange w:id="1184" w:author="Bruno Ken Marchezepe" w:date="2026-08-23T19:39:00Z" w16du:dateUtc="2026-08-23T22:39:00Z">
            <w:trPr>
              <w:jc w:val="center"/>
            </w:trPr>
          </w:trPrChange>
        </w:trPr>
        <w:tc>
          <w:tcPr>
            <w:tcW w:w="2160" w:type="dxa"/>
            <w:shd w:val="clear" w:color="auto" w:fill="FFFFFF"/>
            <w:tcMar>
              <w:top w:w="100" w:type="dxa"/>
              <w:left w:w="120" w:type="dxa"/>
              <w:bottom w:w="100" w:type="dxa"/>
              <w:right w:w="120" w:type="dxa"/>
            </w:tcMar>
            <w:tcPrChange w:id="1185" w:author="Bruno Ken Marchezepe" w:date="2026-08-23T19:39:00Z" w16du:dateUtc="2026-08-23T22:39:00Z">
              <w:tcPr>
                <w:tcW w:w="2160" w:type="dxa"/>
                <w:shd w:val="clear" w:color="auto" w:fill="FFFFFF"/>
                <w:tcMar>
                  <w:top w:w="100" w:type="dxa"/>
                  <w:left w:w="120" w:type="dxa"/>
                  <w:bottom w:w="100" w:type="dxa"/>
                  <w:right w:w="120" w:type="dxa"/>
                </w:tcMar>
              </w:tcPr>
            </w:tcPrChange>
          </w:tcPr>
          <w:p w14:paraId="0298F03D" w14:textId="77777777" w:rsidR="0032219D" w:rsidRPr="006B3CA7" w:rsidRDefault="002C69D6" w:rsidP="00CD4E9E">
            <w:pPr>
              <w:ind w:firstLine="0"/>
              <w:rPr>
                <w:sz w:val="32"/>
                <w:rPrChange w:id="1186" w:author="Bruno Ken Marchezepe" w:date="2026-08-22T18:59:00Z" w16du:dateUtc="2026-08-22T21:59:00Z">
                  <w:rPr/>
                </w:rPrChange>
              </w:rPr>
              <w:pPrChange w:id="1187" w:author="Bruno Ken Marchezepe" w:date="2026-08-23T19:39:00Z" w16du:dateUtc="2026-08-23T22:39:00Z">
                <w:pPr/>
              </w:pPrChange>
            </w:pPr>
            <w:r w:rsidRPr="006B3CA7">
              <w:rPr>
                <w:rPrChange w:id="1188" w:author="Bruno Ken Marchezepe" w:date="2026-08-22T18:59:00Z" w16du:dateUtc="2026-08-22T21:59:00Z">
                  <w:rPr>
                    <w:b/>
                    <w:sz w:val="18"/>
                  </w:rPr>
                </w:rPrChange>
              </w:rPr>
              <w:t>Cover Page</w:t>
            </w:r>
          </w:p>
        </w:tc>
        <w:tc>
          <w:tcPr>
            <w:tcW w:w="6192" w:type="dxa"/>
            <w:shd w:val="clear" w:color="auto" w:fill="FFFFFF"/>
            <w:tcMar>
              <w:top w:w="100" w:type="dxa"/>
              <w:left w:w="120" w:type="dxa"/>
              <w:bottom w:w="100" w:type="dxa"/>
              <w:right w:w="120" w:type="dxa"/>
            </w:tcMar>
            <w:tcPrChange w:id="1189" w:author="Bruno Ken Marchezepe" w:date="2026-08-23T19:39:00Z" w16du:dateUtc="2026-08-23T22:39:00Z">
              <w:tcPr>
                <w:tcW w:w="6192" w:type="dxa"/>
                <w:shd w:val="clear" w:color="auto" w:fill="FFFFFF"/>
                <w:tcMar>
                  <w:top w:w="100" w:type="dxa"/>
                  <w:left w:w="120" w:type="dxa"/>
                  <w:bottom w:w="100" w:type="dxa"/>
                  <w:right w:w="120" w:type="dxa"/>
                </w:tcMar>
              </w:tcPr>
            </w:tcPrChange>
          </w:tcPr>
          <w:p w14:paraId="40450816" w14:textId="77777777" w:rsidR="0032219D" w:rsidRPr="006B3CA7" w:rsidRDefault="002C69D6" w:rsidP="00CD4E9E">
            <w:pPr>
              <w:ind w:firstLine="0"/>
              <w:rPr>
                <w:sz w:val="32"/>
                <w:rPrChange w:id="1190" w:author="Bruno Ken Marchezepe" w:date="2026-08-22T18:59:00Z" w16du:dateUtc="2026-08-22T21:59:00Z">
                  <w:rPr/>
                </w:rPrChange>
              </w:rPr>
              <w:pPrChange w:id="1191" w:author="Bruno Ken Marchezepe" w:date="2026-08-23T19:39:00Z" w16du:dateUtc="2026-08-23T22:39:00Z">
                <w:pPr/>
              </w:pPrChange>
            </w:pPr>
            <w:r w:rsidRPr="006B3CA7">
              <w:rPr>
                <w:rPrChange w:id="1192" w:author="Bruno Ken Marchezepe" w:date="2026-08-22T18:59:00Z" w16du:dateUtc="2026-08-22T21:59:00Z">
                  <w:rPr>
                    <w:sz w:val="18"/>
                  </w:rPr>
                </w:rPrChange>
              </w:rPr>
              <w:t>Header (University, School, Course), Student full names in alphabetical order with Student IDs (RA), Assignment Title, Course Name, Location (City/State), Year.</w:t>
            </w:r>
          </w:p>
        </w:tc>
        <w:tc>
          <w:tcPr>
            <w:tcW w:w="1440" w:type="dxa"/>
            <w:shd w:val="clear" w:color="auto" w:fill="FFFFFF"/>
            <w:tcMar>
              <w:top w:w="100" w:type="dxa"/>
              <w:left w:w="120" w:type="dxa"/>
              <w:bottom w:w="100" w:type="dxa"/>
              <w:right w:w="120" w:type="dxa"/>
            </w:tcMar>
            <w:tcPrChange w:id="1193" w:author="Bruno Ken Marchezepe" w:date="2026-08-23T19:39:00Z" w16du:dateUtc="2026-08-23T22:39:00Z">
              <w:tcPr>
                <w:tcW w:w="1440" w:type="dxa"/>
                <w:shd w:val="clear" w:color="auto" w:fill="FFFFFF"/>
                <w:tcMar>
                  <w:top w:w="100" w:type="dxa"/>
                  <w:left w:w="120" w:type="dxa"/>
                  <w:bottom w:w="100" w:type="dxa"/>
                  <w:right w:w="120" w:type="dxa"/>
                </w:tcMar>
              </w:tcPr>
            </w:tcPrChange>
          </w:tcPr>
          <w:p w14:paraId="3354091D" w14:textId="77777777" w:rsidR="0032219D" w:rsidRPr="006B3CA7" w:rsidRDefault="002C69D6" w:rsidP="00CD4E9E">
            <w:pPr>
              <w:ind w:firstLine="0"/>
              <w:rPr>
                <w:sz w:val="32"/>
                <w:rPrChange w:id="1194" w:author="Bruno Ken Marchezepe" w:date="2026-08-22T18:59:00Z" w16du:dateUtc="2026-08-22T21:59:00Z">
                  <w:rPr/>
                </w:rPrChange>
              </w:rPr>
              <w:pPrChange w:id="1195" w:author="Bruno Ken Marchezepe" w:date="2026-08-23T19:39:00Z" w16du:dateUtc="2026-08-23T22:39:00Z">
                <w:pPr/>
              </w:pPrChange>
            </w:pPr>
            <w:r w:rsidRPr="006B3CA7">
              <w:rPr>
                <w:rPrChange w:id="1196" w:author="Bruno Ken Marchezepe" w:date="2026-08-22T18:59:00Z" w16du:dateUtc="2026-08-22T21:59:00Z">
                  <w:rPr>
                    <w:sz w:val="18"/>
                  </w:rPr>
                </w:rPrChange>
              </w:rPr>
              <w:t>1 page</w:t>
            </w:r>
          </w:p>
        </w:tc>
      </w:tr>
      <w:tr w:rsidR="0032219D" w:rsidRPr="00E15D2D" w14:paraId="39D2FE5F" w14:textId="77777777" w:rsidTr="00CD4E9E">
        <w:trPr>
          <w:jc w:val="center"/>
          <w:trPrChange w:id="1197" w:author="Bruno Ken Marchezepe" w:date="2026-08-23T19:39:00Z" w16du:dateUtc="2026-08-23T22:39:00Z">
            <w:trPr>
              <w:jc w:val="center"/>
            </w:trPr>
          </w:trPrChange>
        </w:trPr>
        <w:tc>
          <w:tcPr>
            <w:tcW w:w="2160" w:type="dxa"/>
            <w:shd w:val="clear" w:color="auto" w:fill="F9FBFD"/>
            <w:tcMar>
              <w:top w:w="100" w:type="dxa"/>
              <w:left w:w="120" w:type="dxa"/>
              <w:bottom w:w="100" w:type="dxa"/>
              <w:right w:w="120" w:type="dxa"/>
            </w:tcMar>
            <w:tcPrChange w:id="1198" w:author="Bruno Ken Marchezepe" w:date="2026-08-23T19:39:00Z" w16du:dateUtc="2026-08-23T22:39:00Z">
              <w:tcPr>
                <w:tcW w:w="2160" w:type="dxa"/>
                <w:shd w:val="clear" w:color="auto" w:fill="F9FBFD"/>
                <w:tcMar>
                  <w:top w:w="100" w:type="dxa"/>
                  <w:left w:w="120" w:type="dxa"/>
                  <w:bottom w:w="100" w:type="dxa"/>
                  <w:right w:w="120" w:type="dxa"/>
                </w:tcMar>
              </w:tcPr>
            </w:tcPrChange>
          </w:tcPr>
          <w:p w14:paraId="0C13134D" w14:textId="77777777" w:rsidR="0032219D" w:rsidRPr="006B3CA7" w:rsidRDefault="002C69D6" w:rsidP="00CD4E9E">
            <w:pPr>
              <w:ind w:firstLine="0"/>
              <w:rPr>
                <w:sz w:val="32"/>
                <w:rPrChange w:id="1199" w:author="Bruno Ken Marchezepe" w:date="2026-08-22T18:59:00Z" w16du:dateUtc="2026-08-22T21:59:00Z">
                  <w:rPr/>
                </w:rPrChange>
              </w:rPr>
              <w:pPrChange w:id="1200" w:author="Bruno Ken Marchezepe" w:date="2026-08-23T19:39:00Z" w16du:dateUtc="2026-08-23T22:39:00Z">
                <w:pPr/>
              </w:pPrChange>
            </w:pPr>
            <w:r w:rsidRPr="006B3CA7">
              <w:rPr>
                <w:rPrChange w:id="1201" w:author="Bruno Ken Marchezepe" w:date="2026-08-22T18:59:00Z" w16du:dateUtc="2026-08-22T21:59:00Z">
                  <w:rPr>
                    <w:b/>
                    <w:sz w:val="18"/>
                  </w:rPr>
                </w:rPrChange>
              </w:rPr>
              <w:t>Theoretical Synthesis</w:t>
            </w:r>
          </w:p>
        </w:tc>
        <w:tc>
          <w:tcPr>
            <w:tcW w:w="6192" w:type="dxa"/>
            <w:shd w:val="clear" w:color="auto" w:fill="F9FBFD"/>
            <w:tcMar>
              <w:top w:w="100" w:type="dxa"/>
              <w:left w:w="120" w:type="dxa"/>
              <w:bottom w:w="100" w:type="dxa"/>
              <w:right w:w="120" w:type="dxa"/>
            </w:tcMar>
            <w:tcPrChange w:id="1202" w:author="Bruno Ken Marchezepe" w:date="2026-08-23T19:39:00Z" w16du:dateUtc="2026-08-23T22:39:00Z">
              <w:tcPr>
                <w:tcW w:w="6192" w:type="dxa"/>
                <w:shd w:val="clear" w:color="auto" w:fill="F9FBFD"/>
                <w:tcMar>
                  <w:top w:w="100" w:type="dxa"/>
                  <w:left w:w="120" w:type="dxa"/>
                  <w:bottom w:w="100" w:type="dxa"/>
                  <w:right w:w="120" w:type="dxa"/>
                </w:tcMar>
              </w:tcPr>
            </w:tcPrChange>
          </w:tcPr>
          <w:p w14:paraId="52D8286B" w14:textId="77777777" w:rsidR="0032219D" w:rsidRPr="006B3CA7" w:rsidRDefault="002C69D6" w:rsidP="00CD4E9E">
            <w:pPr>
              <w:ind w:firstLine="0"/>
              <w:rPr>
                <w:sz w:val="32"/>
                <w:rPrChange w:id="1203" w:author="Bruno Ken Marchezepe" w:date="2026-08-22T18:59:00Z" w16du:dateUtc="2026-08-22T21:59:00Z">
                  <w:rPr/>
                </w:rPrChange>
              </w:rPr>
              <w:pPrChange w:id="1204" w:author="Bruno Ken Marchezepe" w:date="2026-08-23T19:39:00Z" w16du:dateUtc="2026-08-23T22:39:00Z">
                <w:pPr/>
              </w:pPrChange>
            </w:pPr>
            <w:r w:rsidRPr="006B3CA7">
              <w:rPr>
                <w:rPrChange w:id="1205" w:author="Bruno Ken Marchezepe" w:date="2026-08-22T18:59:00Z" w16du:dateUtc="2026-08-22T21:59:00Z">
                  <w:rPr>
                    <w:sz w:val="18"/>
                  </w:rPr>
                </w:rPrChange>
              </w:rPr>
              <w:t>Answer key theoretical questions:</w:t>
            </w:r>
            <w:r w:rsidRPr="006B3CA7">
              <w:rPr>
                <w:rPrChange w:id="1206" w:author="Bruno Ken Marchezepe" w:date="2026-08-22T18:59:00Z" w16du:dateUtc="2026-08-22T21:59:00Z">
                  <w:rPr>
                    <w:sz w:val="18"/>
                  </w:rPr>
                </w:rPrChange>
              </w:rPr>
              <w:br/>
              <w:t>• What is a potentiometric surface map? (Max 4 lines)</w:t>
            </w:r>
            <w:r w:rsidRPr="006B3CA7">
              <w:rPr>
                <w:rPrChange w:id="1207" w:author="Bruno Ken Marchezepe" w:date="2026-08-22T18:59:00Z" w16du:dateUtc="2026-08-22T21:59:00Z">
                  <w:rPr>
                    <w:sz w:val="18"/>
                  </w:rPr>
                </w:rPrChange>
              </w:rPr>
              <w:br/>
              <w:t>• Why must an Environmental Engineer know how to build and interpret potentiometric maps? Cite 3 real-world engineering project applications. (Max 6 lines)</w:t>
            </w:r>
            <w:r w:rsidRPr="006B3CA7">
              <w:rPr>
                <w:rPrChange w:id="1208" w:author="Bruno Ken Marchezepe" w:date="2026-08-22T18:59:00Z" w16du:dateUtc="2026-08-22T21:59:00Z">
                  <w:rPr>
                    <w:sz w:val="18"/>
                  </w:rPr>
                </w:rPrChange>
              </w:rPr>
              <w:br/>
              <w:t>• What are the limitations of a potentiometric map? (Max 5 lines)</w:t>
            </w:r>
            <w:r w:rsidRPr="006B3CA7">
              <w:rPr>
                <w:rPrChange w:id="1209" w:author="Bruno Ken Marchezepe" w:date="2026-08-22T18:59:00Z" w16du:dateUtc="2026-08-22T21:59:00Z">
                  <w:rPr>
                    <w:sz w:val="18"/>
                  </w:rPr>
                </w:rPrChange>
              </w:rPr>
              <w:br/>
            </w:r>
            <w:r w:rsidRPr="006B3CA7">
              <w:rPr>
                <w:rPrChange w:id="1210" w:author="Bruno Ken Marchezepe" w:date="2026-08-22T18:59:00Z" w16du:dateUtc="2026-08-22T21:59:00Z">
                  <w:rPr>
                    <w:sz w:val="18"/>
                  </w:rPr>
                </w:rPrChange>
              </w:rPr>
              <w:t>• What is the static water level? Why is it inadequate to use static level alone without surface elevation for flow mapping? (Max 5 lines)</w:t>
            </w:r>
            <w:r w:rsidRPr="006B3CA7">
              <w:rPr>
                <w:rPrChange w:id="1211" w:author="Bruno Ken Marchezepe" w:date="2026-08-22T18:59:00Z" w16du:dateUtc="2026-08-22T21:59:00Z">
                  <w:rPr>
                    <w:sz w:val="18"/>
                  </w:rPr>
                </w:rPrChange>
              </w:rPr>
              <w:br/>
              <w:t>• What is hydraulic head and how was it derived in this activity?</w:t>
            </w:r>
            <w:r w:rsidRPr="006B3CA7">
              <w:rPr>
                <w:rPrChange w:id="1212" w:author="Bruno Ken Marchezepe" w:date="2026-08-22T18:59:00Z" w16du:dateUtc="2026-08-22T21:59:00Z">
                  <w:rPr>
                    <w:sz w:val="18"/>
                  </w:rPr>
                </w:rPrChange>
              </w:rPr>
              <w:br/>
              <w:t>• What is a Digital Elevation Model (DEM)? (Max 3 lines)</w:t>
            </w:r>
            <w:r w:rsidRPr="006B3CA7">
              <w:rPr>
                <w:rPrChange w:id="1213" w:author="Bruno Ken Marchezepe" w:date="2026-08-22T18:59:00Z" w16du:dateUtc="2026-08-22T21:59:00Z">
                  <w:rPr>
                    <w:sz w:val="18"/>
                  </w:rPr>
                </w:rPrChange>
              </w:rPr>
              <w:br/>
              <w:t>• Clear theoretical explanation with workflow screenshots, schematics, and proper figure captions.</w:t>
            </w:r>
          </w:p>
        </w:tc>
        <w:tc>
          <w:tcPr>
            <w:tcW w:w="1440" w:type="dxa"/>
            <w:shd w:val="clear" w:color="auto" w:fill="F9FBFD"/>
            <w:tcMar>
              <w:top w:w="100" w:type="dxa"/>
              <w:left w:w="120" w:type="dxa"/>
              <w:bottom w:w="100" w:type="dxa"/>
              <w:right w:w="120" w:type="dxa"/>
            </w:tcMar>
            <w:tcPrChange w:id="1214" w:author="Bruno Ken Marchezepe" w:date="2026-08-23T19:39:00Z" w16du:dateUtc="2026-08-23T22:39:00Z">
              <w:tcPr>
                <w:tcW w:w="1440" w:type="dxa"/>
                <w:shd w:val="clear" w:color="auto" w:fill="F9FBFD"/>
                <w:tcMar>
                  <w:top w:w="100" w:type="dxa"/>
                  <w:left w:w="120" w:type="dxa"/>
                  <w:bottom w:w="100" w:type="dxa"/>
                  <w:right w:w="120" w:type="dxa"/>
                </w:tcMar>
              </w:tcPr>
            </w:tcPrChange>
          </w:tcPr>
          <w:p w14:paraId="49937A98" w14:textId="77777777" w:rsidR="0032219D" w:rsidRPr="006B3CA7" w:rsidRDefault="002C69D6" w:rsidP="00CD4E9E">
            <w:pPr>
              <w:ind w:firstLine="0"/>
              <w:rPr>
                <w:sz w:val="32"/>
                <w:rPrChange w:id="1215" w:author="Bruno Ken Marchezepe" w:date="2026-08-22T18:59:00Z" w16du:dateUtc="2026-08-22T21:59:00Z">
                  <w:rPr/>
                </w:rPrChange>
              </w:rPr>
              <w:pPrChange w:id="1216" w:author="Bruno Ken Marchezepe" w:date="2026-08-23T19:39:00Z" w16du:dateUtc="2026-08-23T22:39:00Z">
                <w:pPr/>
              </w:pPrChange>
            </w:pPr>
            <w:r w:rsidRPr="006B3CA7">
              <w:rPr>
                <w:rPrChange w:id="1217" w:author="Bruno Ken Marchezepe" w:date="2026-08-22T18:59:00Z" w16du:dateUtc="2026-08-22T21:59:00Z">
                  <w:rPr>
                    <w:sz w:val="18"/>
                  </w:rPr>
                </w:rPrChange>
              </w:rPr>
              <w:t>Max 7 pages</w:t>
            </w:r>
          </w:p>
        </w:tc>
      </w:tr>
      <w:tr w:rsidR="0032219D" w:rsidRPr="00E15D2D" w14:paraId="6F96CFA9" w14:textId="77777777" w:rsidTr="00CD4E9E">
        <w:trPr>
          <w:jc w:val="center"/>
          <w:trPrChange w:id="1218" w:author="Bruno Ken Marchezepe" w:date="2026-08-23T19:39:00Z" w16du:dateUtc="2026-08-23T22:39:00Z">
            <w:trPr>
              <w:jc w:val="center"/>
            </w:trPr>
          </w:trPrChange>
        </w:trPr>
        <w:tc>
          <w:tcPr>
            <w:tcW w:w="2160" w:type="dxa"/>
            <w:shd w:val="clear" w:color="auto" w:fill="FFFFFF"/>
            <w:tcMar>
              <w:top w:w="100" w:type="dxa"/>
              <w:left w:w="120" w:type="dxa"/>
              <w:bottom w:w="100" w:type="dxa"/>
              <w:right w:w="120" w:type="dxa"/>
            </w:tcMar>
            <w:tcPrChange w:id="1219" w:author="Bruno Ken Marchezepe" w:date="2026-08-23T19:39:00Z" w16du:dateUtc="2026-08-23T22:39:00Z">
              <w:tcPr>
                <w:tcW w:w="2160" w:type="dxa"/>
                <w:shd w:val="clear" w:color="auto" w:fill="FFFFFF"/>
                <w:tcMar>
                  <w:top w:w="100" w:type="dxa"/>
                  <w:left w:w="120" w:type="dxa"/>
                  <w:bottom w:w="100" w:type="dxa"/>
                  <w:right w:w="120" w:type="dxa"/>
                </w:tcMar>
              </w:tcPr>
            </w:tcPrChange>
          </w:tcPr>
          <w:p w14:paraId="6E756497" w14:textId="77777777" w:rsidR="0032219D" w:rsidRPr="006B3CA7" w:rsidRDefault="002C69D6" w:rsidP="00CD4E9E">
            <w:pPr>
              <w:ind w:firstLine="0"/>
              <w:rPr>
                <w:sz w:val="32"/>
                <w:rPrChange w:id="1220" w:author="Bruno Ken Marchezepe" w:date="2026-08-22T18:59:00Z" w16du:dateUtc="2026-08-22T21:59:00Z">
                  <w:rPr/>
                </w:rPrChange>
              </w:rPr>
              <w:pPrChange w:id="1221" w:author="Bruno Ken Marchezepe" w:date="2026-08-23T19:39:00Z" w16du:dateUtc="2026-08-23T22:39:00Z">
                <w:pPr/>
              </w:pPrChange>
            </w:pPr>
            <w:r w:rsidRPr="006B3CA7">
              <w:rPr>
                <w:rPrChange w:id="1222" w:author="Bruno Ken Marchezepe" w:date="2026-08-22T18:59:00Z" w16du:dateUtc="2026-08-22T21:59:00Z">
                  <w:rPr>
                    <w:b/>
                    <w:sz w:val="18"/>
                  </w:rPr>
                </w:rPrChange>
              </w:rPr>
              <w:t>Map Interpretation</w:t>
            </w:r>
          </w:p>
        </w:tc>
        <w:tc>
          <w:tcPr>
            <w:tcW w:w="6192" w:type="dxa"/>
            <w:shd w:val="clear" w:color="auto" w:fill="FFFFFF"/>
            <w:tcMar>
              <w:top w:w="100" w:type="dxa"/>
              <w:left w:w="120" w:type="dxa"/>
              <w:bottom w:w="100" w:type="dxa"/>
              <w:right w:w="120" w:type="dxa"/>
            </w:tcMar>
            <w:tcPrChange w:id="1223" w:author="Bruno Ken Marchezepe" w:date="2026-08-23T19:39:00Z" w16du:dateUtc="2026-08-23T22:39:00Z">
              <w:tcPr>
                <w:tcW w:w="6192" w:type="dxa"/>
                <w:shd w:val="clear" w:color="auto" w:fill="FFFFFF"/>
                <w:tcMar>
                  <w:top w:w="100" w:type="dxa"/>
                  <w:left w:w="120" w:type="dxa"/>
                  <w:bottom w:w="100" w:type="dxa"/>
                  <w:right w:w="120" w:type="dxa"/>
                </w:tcMar>
              </w:tcPr>
            </w:tcPrChange>
          </w:tcPr>
          <w:p w14:paraId="28A0EC25" w14:textId="77777777" w:rsidR="0032219D" w:rsidRPr="006B3CA7" w:rsidRDefault="002C69D6" w:rsidP="00CD4E9E">
            <w:pPr>
              <w:ind w:firstLine="0"/>
              <w:rPr>
                <w:sz w:val="32"/>
                <w:rPrChange w:id="1224" w:author="Bruno Ken Marchezepe" w:date="2026-08-22T18:59:00Z" w16du:dateUtc="2026-08-22T21:59:00Z">
                  <w:rPr/>
                </w:rPrChange>
              </w:rPr>
              <w:pPrChange w:id="1225" w:author="Bruno Ken Marchezepe" w:date="2026-08-23T19:39:00Z" w16du:dateUtc="2026-08-23T22:39:00Z">
                <w:pPr/>
              </w:pPrChange>
            </w:pPr>
            <w:r w:rsidRPr="006B3CA7">
              <w:rPr>
                <w:rPrChange w:id="1226" w:author="Bruno Ken Marchezepe" w:date="2026-08-22T18:59:00Z" w16du:dateUtc="2026-08-22T21:59:00Z">
                  <w:rPr>
                    <w:sz w:val="18"/>
                  </w:rPr>
                </w:rPrChange>
              </w:rPr>
              <w:t>Hydrogeological interpretation of SAB equipotential contours and groundwater flow directions across São Paulo State.</w:t>
            </w:r>
          </w:p>
        </w:tc>
        <w:tc>
          <w:tcPr>
            <w:tcW w:w="1440" w:type="dxa"/>
            <w:shd w:val="clear" w:color="auto" w:fill="FFFFFF"/>
            <w:tcMar>
              <w:top w:w="100" w:type="dxa"/>
              <w:left w:w="120" w:type="dxa"/>
              <w:bottom w:w="100" w:type="dxa"/>
              <w:right w:w="120" w:type="dxa"/>
            </w:tcMar>
            <w:tcPrChange w:id="1227" w:author="Bruno Ken Marchezepe" w:date="2026-08-23T19:39:00Z" w16du:dateUtc="2026-08-23T22:39:00Z">
              <w:tcPr>
                <w:tcW w:w="1440" w:type="dxa"/>
                <w:shd w:val="clear" w:color="auto" w:fill="FFFFFF"/>
                <w:tcMar>
                  <w:top w:w="100" w:type="dxa"/>
                  <w:left w:w="120" w:type="dxa"/>
                  <w:bottom w:w="100" w:type="dxa"/>
                  <w:right w:w="120" w:type="dxa"/>
                </w:tcMar>
              </w:tcPr>
            </w:tcPrChange>
          </w:tcPr>
          <w:p w14:paraId="40900183" w14:textId="77777777" w:rsidR="0032219D" w:rsidRPr="006B3CA7" w:rsidRDefault="002C69D6" w:rsidP="00CD4E9E">
            <w:pPr>
              <w:ind w:firstLine="0"/>
              <w:rPr>
                <w:sz w:val="32"/>
                <w:rPrChange w:id="1228" w:author="Bruno Ken Marchezepe" w:date="2026-08-22T18:59:00Z" w16du:dateUtc="2026-08-22T21:59:00Z">
                  <w:rPr/>
                </w:rPrChange>
              </w:rPr>
              <w:pPrChange w:id="1229" w:author="Bruno Ken Marchezepe" w:date="2026-08-23T19:39:00Z" w16du:dateUtc="2026-08-23T22:39:00Z">
                <w:pPr/>
              </w:pPrChange>
            </w:pPr>
            <w:r w:rsidRPr="006B3CA7">
              <w:rPr>
                <w:rPrChange w:id="1230" w:author="Bruno Ken Marchezepe" w:date="2026-08-22T18:59:00Z" w16du:dateUtc="2026-08-22T21:59:00Z">
                  <w:rPr>
                    <w:sz w:val="18"/>
                  </w:rPr>
                </w:rPrChange>
              </w:rPr>
              <w:t>Max 3 pages</w:t>
            </w:r>
          </w:p>
        </w:tc>
      </w:tr>
      <w:tr w:rsidR="0032219D" w:rsidRPr="00E15D2D" w14:paraId="67133E38" w14:textId="77777777" w:rsidTr="00CD4E9E">
        <w:trPr>
          <w:jc w:val="center"/>
          <w:trPrChange w:id="1231" w:author="Bruno Ken Marchezepe" w:date="2026-08-23T19:39:00Z" w16du:dateUtc="2026-08-23T22:39:00Z">
            <w:trPr>
              <w:jc w:val="center"/>
            </w:trPr>
          </w:trPrChange>
        </w:trPr>
        <w:tc>
          <w:tcPr>
            <w:tcW w:w="2160" w:type="dxa"/>
            <w:shd w:val="clear" w:color="auto" w:fill="F9FBFD"/>
            <w:tcMar>
              <w:top w:w="100" w:type="dxa"/>
              <w:left w:w="120" w:type="dxa"/>
              <w:bottom w:w="100" w:type="dxa"/>
              <w:right w:w="120" w:type="dxa"/>
            </w:tcMar>
            <w:tcPrChange w:id="1232" w:author="Bruno Ken Marchezepe" w:date="2026-08-23T19:39:00Z" w16du:dateUtc="2026-08-23T22:39:00Z">
              <w:tcPr>
                <w:tcW w:w="2160" w:type="dxa"/>
                <w:shd w:val="clear" w:color="auto" w:fill="F9FBFD"/>
                <w:tcMar>
                  <w:top w:w="100" w:type="dxa"/>
                  <w:left w:w="120" w:type="dxa"/>
                  <w:bottom w:w="100" w:type="dxa"/>
                  <w:right w:w="120" w:type="dxa"/>
                </w:tcMar>
              </w:tcPr>
            </w:tcPrChange>
          </w:tcPr>
          <w:p w14:paraId="07A974C5" w14:textId="77777777" w:rsidR="0032219D" w:rsidRPr="006B3CA7" w:rsidRDefault="002C69D6" w:rsidP="00CD4E9E">
            <w:pPr>
              <w:ind w:firstLine="0"/>
              <w:rPr>
                <w:sz w:val="32"/>
                <w:rPrChange w:id="1233" w:author="Bruno Ken Marchezepe" w:date="2026-08-22T18:59:00Z" w16du:dateUtc="2026-08-22T21:59:00Z">
                  <w:rPr/>
                </w:rPrChange>
              </w:rPr>
              <w:pPrChange w:id="1234" w:author="Bruno Ken Marchezepe" w:date="2026-08-23T19:39:00Z" w16du:dateUtc="2026-08-23T22:39:00Z">
                <w:pPr/>
              </w:pPrChange>
            </w:pPr>
            <w:r w:rsidRPr="006B3CA7">
              <w:rPr>
                <w:rPrChange w:id="1235" w:author="Bruno Ken Marchezepe" w:date="2026-08-22T18:59:00Z" w16du:dateUtc="2026-08-22T21:59:00Z">
                  <w:rPr>
                    <w:b/>
                    <w:sz w:val="18"/>
                  </w:rPr>
                </w:rPrChange>
              </w:rPr>
              <w:t>References</w:t>
            </w:r>
          </w:p>
        </w:tc>
        <w:tc>
          <w:tcPr>
            <w:tcW w:w="6192" w:type="dxa"/>
            <w:shd w:val="clear" w:color="auto" w:fill="F9FBFD"/>
            <w:tcMar>
              <w:top w:w="100" w:type="dxa"/>
              <w:left w:w="120" w:type="dxa"/>
              <w:bottom w:w="100" w:type="dxa"/>
              <w:right w:w="120" w:type="dxa"/>
            </w:tcMar>
            <w:tcPrChange w:id="1236" w:author="Bruno Ken Marchezepe" w:date="2026-08-23T19:39:00Z" w16du:dateUtc="2026-08-23T22:39:00Z">
              <w:tcPr>
                <w:tcW w:w="6192" w:type="dxa"/>
                <w:shd w:val="clear" w:color="auto" w:fill="F9FBFD"/>
                <w:tcMar>
                  <w:top w:w="100" w:type="dxa"/>
                  <w:left w:w="120" w:type="dxa"/>
                  <w:bottom w:w="100" w:type="dxa"/>
                  <w:right w:w="120" w:type="dxa"/>
                </w:tcMar>
              </w:tcPr>
            </w:tcPrChange>
          </w:tcPr>
          <w:p w14:paraId="0AF14C1D" w14:textId="77777777" w:rsidR="0032219D" w:rsidRPr="006B3CA7" w:rsidRDefault="002C69D6" w:rsidP="00CD4E9E">
            <w:pPr>
              <w:ind w:firstLine="0"/>
              <w:rPr>
                <w:sz w:val="32"/>
                <w:rPrChange w:id="1237" w:author="Bruno Ken Marchezepe" w:date="2026-08-22T18:59:00Z" w16du:dateUtc="2026-08-22T21:59:00Z">
                  <w:rPr/>
                </w:rPrChange>
              </w:rPr>
              <w:pPrChange w:id="1238" w:author="Bruno Ken Marchezepe" w:date="2026-08-23T19:39:00Z" w16du:dateUtc="2026-08-23T22:39:00Z">
                <w:pPr/>
              </w:pPrChange>
            </w:pPr>
            <w:r w:rsidRPr="006B3CA7">
              <w:rPr>
                <w:rPrChange w:id="1239" w:author="Bruno Ken Marchezepe" w:date="2026-08-22T18:59:00Z" w16du:dateUtc="2026-08-22T21:59:00Z">
                  <w:rPr>
                    <w:sz w:val="18"/>
                  </w:rPr>
                </w:rPrChange>
              </w:rPr>
              <w:t>Complete formal citations for all databases, software, and academic references used.</w:t>
            </w:r>
          </w:p>
        </w:tc>
        <w:tc>
          <w:tcPr>
            <w:tcW w:w="1440" w:type="dxa"/>
            <w:shd w:val="clear" w:color="auto" w:fill="F9FBFD"/>
            <w:tcMar>
              <w:top w:w="100" w:type="dxa"/>
              <w:left w:w="120" w:type="dxa"/>
              <w:bottom w:w="100" w:type="dxa"/>
              <w:right w:w="120" w:type="dxa"/>
            </w:tcMar>
            <w:tcPrChange w:id="1240" w:author="Bruno Ken Marchezepe" w:date="2026-08-23T19:39:00Z" w16du:dateUtc="2026-08-23T22:39:00Z">
              <w:tcPr>
                <w:tcW w:w="1440" w:type="dxa"/>
                <w:shd w:val="clear" w:color="auto" w:fill="F9FBFD"/>
                <w:tcMar>
                  <w:top w:w="100" w:type="dxa"/>
                  <w:left w:w="120" w:type="dxa"/>
                  <w:bottom w:w="100" w:type="dxa"/>
                  <w:right w:w="120" w:type="dxa"/>
                </w:tcMar>
              </w:tcPr>
            </w:tcPrChange>
          </w:tcPr>
          <w:p w14:paraId="66019DE5" w14:textId="77777777" w:rsidR="0032219D" w:rsidRPr="006B3CA7" w:rsidRDefault="002C69D6" w:rsidP="00CD4E9E">
            <w:pPr>
              <w:ind w:firstLine="0"/>
              <w:rPr>
                <w:sz w:val="32"/>
                <w:rPrChange w:id="1241" w:author="Bruno Ken Marchezepe" w:date="2026-08-22T18:59:00Z" w16du:dateUtc="2026-08-22T21:59:00Z">
                  <w:rPr/>
                </w:rPrChange>
              </w:rPr>
              <w:pPrChange w:id="1242" w:author="Bruno Ken Marchezepe" w:date="2026-08-23T19:39:00Z" w16du:dateUtc="2026-08-23T22:39:00Z">
                <w:pPr/>
              </w:pPrChange>
            </w:pPr>
            <w:r w:rsidRPr="006B3CA7">
              <w:rPr>
                <w:rPrChange w:id="1243" w:author="Bruno Ken Marchezepe" w:date="2026-08-22T18:59:00Z" w16du:dateUtc="2026-08-22T21:59:00Z">
                  <w:rPr>
                    <w:sz w:val="18"/>
                  </w:rPr>
                </w:rPrChange>
              </w:rPr>
              <w:t>No page limit</w:t>
            </w:r>
          </w:p>
        </w:tc>
      </w:tr>
    </w:tbl>
    <w:p w14:paraId="6846D6FD" w14:textId="68F308C9" w:rsidR="00392AC7" w:rsidRPr="00E15D2D" w:rsidRDefault="00392AC7" w:rsidP="00E15D2D">
      <w:pPr>
        <w:rPr>
          <w:ins w:id="1244" w:author="Paulo Tarso Sanches de Oliveira" w:date="2026-08-19T10:24:00Z" w16du:dateUtc="2026-08-19T14:24:00Z"/>
        </w:rPr>
      </w:pPr>
    </w:p>
    <w:p w14:paraId="7045C976" w14:textId="77777777" w:rsidR="00123208" w:rsidRPr="00E15D2D" w:rsidRDefault="00123208" w:rsidP="00E15D2D">
      <w:pPr>
        <w:rPr>
          <w:ins w:id="1245" w:author="Paulo Tarso Sanches de Oliveira" w:date="2026-08-19T10:24:00Z" w16du:dateUtc="2026-08-19T14:24:00Z"/>
        </w:rPr>
      </w:pPr>
    </w:p>
    <w:p w14:paraId="382F2AF9" w14:textId="77777777" w:rsidR="00123208" w:rsidRPr="006B3CA7" w:rsidRDefault="00123208" w:rsidP="00E15D2D">
      <w:pPr>
        <w:rPr>
          <w:ins w:id="1246" w:author="Paulo Tarso Sanches de Oliveira" w:date="2026-08-19T10:24:00Z" w16du:dateUtc="2026-08-19T14:24:00Z"/>
          <w:color w:val="555555"/>
          <w:sz w:val="22"/>
          <w:rPrChange w:id="1247" w:author="Bruno Ken Marchezepe" w:date="2026-08-22T18:59:00Z" w16du:dateUtc="2026-08-22T21:59:00Z">
            <w:rPr>
              <w:ins w:id="1248" w:author="Paulo Tarso Sanches de Oliveira" w:date="2026-08-19T10:24:00Z" w16du:dateUtc="2026-08-19T14:24:00Z"/>
              <w:color w:val="555555"/>
              <w:sz w:val="19"/>
            </w:rPr>
          </w:rPrChange>
        </w:rPr>
      </w:pPr>
      <w:ins w:id="1249" w:author="Paulo Tarso Sanches de Oliveira" w:date="2026-08-19T10:24:00Z" w16du:dateUtc="2026-08-19T14:24:00Z">
        <w:r w:rsidRPr="006B3CA7">
          <w:rPr>
            <w:rPrChange w:id="1250" w:author="Bruno Ken Marchezepe" w:date="2026-08-22T18:59:00Z" w16du:dateUtc="2026-08-22T21:59:00Z">
              <w:rPr>
                <w:b/>
                <w:color w:val="8B9F75"/>
                <w14:textFill>
                  <w14:solidFill>
                    <w14:srgbClr w14:val="8B9F75">
                      <w14:lumMod w14:val="50000"/>
                    </w14:srgbClr>
                  </w14:solidFill>
                </w14:textFill>
              </w:rPr>
            </w:rPrChange>
          </w:rPr>
          <w:t>Tutorial developed by</w:t>
        </w:r>
        <w:r w:rsidRPr="006B3CA7">
          <w:rPr>
            <w:color w:val="555555"/>
            <w:sz w:val="22"/>
            <w:rPrChange w:id="1251" w:author="Bruno Ken Marchezepe" w:date="2026-08-22T18:59:00Z" w16du:dateUtc="2026-08-22T21:59:00Z">
              <w:rPr>
                <w:color w:val="555555"/>
                <w:sz w:val="19"/>
              </w:rPr>
            </w:rPrChange>
          </w:rPr>
          <w:t xml:space="preserve">: </w:t>
        </w:r>
      </w:ins>
    </w:p>
    <w:p w14:paraId="2A821C24" w14:textId="77777777" w:rsidR="00123208" w:rsidRPr="006B3CA7" w:rsidRDefault="00123208" w:rsidP="00E15D2D">
      <w:pPr>
        <w:rPr>
          <w:ins w:id="1252" w:author="Paulo Tarso Sanches de Oliveira" w:date="2026-08-19T10:24:00Z" w16du:dateUtc="2026-08-19T14:24:00Z"/>
          <w:rPrChange w:id="1253" w:author="Bruno Ken Marchezepe" w:date="2026-08-22T18:59:00Z" w16du:dateUtc="2026-08-22T21:59:00Z">
            <w:rPr>
              <w:ins w:id="1254" w:author="Paulo Tarso Sanches de Oliveira" w:date="2026-08-19T10:24:00Z" w16du:dateUtc="2026-08-19T14:24:00Z"/>
              <w:color w:val="555555"/>
              <w:sz w:val="19"/>
            </w:rPr>
          </w:rPrChange>
        </w:rPr>
      </w:pPr>
    </w:p>
    <w:p w14:paraId="04906F26" w14:textId="3B47D4C9" w:rsidR="00123208" w:rsidRPr="006B3CA7" w:rsidRDefault="00123208" w:rsidP="00E15D2D">
      <w:pPr>
        <w:rPr>
          <w:ins w:id="1255" w:author="Paulo Tarso Sanches de Oliveira" w:date="2026-08-19T10:24:00Z" w16du:dateUtc="2026-08-19T14:24:00Z"/>
          <w:rPrChange w:id="1256" w:author="Bruno Ken Marchezepe" w:date="2026-08-22T18:59:00Z" w16du:dateUtc="2026-08-22T21:59:00Z">
            <w:rPr>
              <w:ins w:id="1257" w:author="Paulo Tarso Sanches de Oliveira" w:date="2026-08-19T10:24:00Z" w16du:dateUtc="2026-08-19T14:24:00Z"/>
              <w:color w:val="555555"/>
              <w:sz w:val="19"/>
            </w:rPr>
          </w:rPrChange>
        </w:rPr>
      </w:pPr>
      <w:ins w:id="1258" w:author="Paulo Tarso Sanches de Oliveira" w:date="2026-08-19T10:24:00Z" w16du:dateUtc="2026-08-19T14:24:00Z">
        <w:r w:rsidRPr="006B3CA7">
          <w:rPr>
            <w:b/>
            <w:bCs/>
            <w:rPrChange w:id="1259" w:author="Bruno Ken Marchezepe" w:date="2026-08-22T18:59:00Z" w16du:dateUtc="2026-08-22T21:59:00Z">
              <w:rPr>
                <w:color w:val="555555"/>
                <w:sz w:val="19"/>
              </w:rPr>
            </w:rPrChange>
          </w:rPr>
          <w:t>Bruno Ken Marchezepe</w:t>
        </w:r>
        <w:r w:rsidRPr="006B3CA7">
          <w:rPr>
            <w:b/>
            <w:bCs/>
            <w:rPrChange w:id="1260" w:author="Bruno Ken Marchezepe" w:date="2026-08-22T18:59:00Z" w16du:dateUtc="2026-08-22T21:59:00Z">
              <w:rPr>
                <w:b/>
                <w:bCs/>
                <w:color w:val="555555"/>
                <w:sz w:val="19"/>
              </w:rPr>
            </w:rPrChange>
          </w:rPr>
          <w:t xml:space="preserve">, </w:t>
        </w:r>
        <w:r w:rsidRPr="006B3CA7">
          <w:rPr>
            <w:rPrChange w:id="1261" w:author="Bruno Ken Marchezepe" w:date="2026-08-22T18:59:00Z" w16du:dateUtc="2026-08-22T21:59:00Z">
              <w:rPr>
                <w:color w:val="555555"/>
                <w:sz w:val="19"/>
              </w:rPr>
            </w:rPrChange>
          </w:rPr>
          <w:t xml:space="preserve">PhD Candidate at University of Sao Paulo, email: </w:t>
        </w:r>
        <w:r w:rsidRPr="006B3CA7">
          <w:rPr>
            <w:rPrChange w:id="1262" w:author="Bruno Ken Marchezepe" w:date="2026-08-22T18:59:00Z" w16du:dateUtc="2026-08-22T21:59:00Z">
              <w:rPr>
                <w:color w:val="555555"/>
                <w:sz w:val="19"/>
              </w:rPr>
            </w:rPrChange>
          </w:rPr>
          <w:fldChar w:fldCharType="begin"/>
        </w:r>
        <w:r w:rsidRPr="006B3CA7">
          <w:rPr>
            <w:rPrChange w:id="1263" w:author="Bruno Ken Marchezepe" w:date="2026-08-22T18:59:00Z" w16du:dateUtc="2026-08-22T21:59:00Z">
              <w:rPr>
                <w:color w:val="555555"/>
                <w:sz w:val="19"/>
              </w:rPr>
            </w:rPrChange>
          </w:rPr>
          <w:instrText>HYPERLINK "mailto:bruno.marchezepe@usp.br"</w:instrText>
        </w:r>
        <w:r w:rsidRPr="006B3CA7">
          <w:rPr>
            <w:rPrChange w:id="1264" w:author="Bruno Ken Marchezepe" w:date="2026-08-22T18:59:00Z" w16du:dateUtc="2026-08-22T21:59:00Z">
              <w:rPr>
                <w:color w:val="555555"/>
                <w:sz w:val="19"/>
              </w:rPr>
            </w:rPrChange>
          </w:rPr>
        </w:r>
        <w:r w:rsidRPr="006B3CA7">
          <w:rPr>
            <w:rPrChange w:id="1265" w:author="Bruno Ken Marchezepe" w:date="2026-08-22T18:59:00Z" w16du:dateUtc="2026-08-22T21:59:00Z">
              <w:rPr>
                <w:color w:val="555555"/>
                <w:sz w:val="19"/>
              </w:rPr>
            </w:rPrChange>
          </w:rPr>
          <w:fldChar w:fldCharType="separate"/>
        </w:r>
        <w:r w:rsidRPr="006B3CA7">
          <w:rPr>
            <w:rStyle w:val="Hyperlink"/>
            <w:sz w:val="22"/>
            <w:rPrChange w:id="1266" w:author="Bruno Ken Marchezepe" w:date="2026-08-22T18:59:00Z" w16du:dateUtc="2026-08-22T21:59:00Z">
              <w:rPr>
                <w:rStyle w:val="Hyperlink"/>
                <w:sz w:val="19"/>
              </w:rPr>
            </w:rPrChange>
          </w:rPr>
          <w:t>bruno.marchezepe@usp.br</w:t>
        </w:r>
        <w:r w:rsidRPr="006B3CA7">
          <w:rPr>
            <w:rPrChange w:id="1267" w:author="Bruno Ken Marchezepe" w:date="2026-08-22T18:59:00Z" w16du:dateUtc="2026-08-22T21:59:00Z">
              <w:rPr>
                <w:color w:val="555555"/>
                <w:sz w:val="19"/>
              </w:rPr>
            </w:rPrChange>
          </w:rPr>
          <w:fldChar w:fldCharType="end"/>
        </w:r>
        <w:r w:rsidRPr="006B3CA7">
          <w:rPr>
            <w:rPrChange w:id="1268" w:author="Bruno Ken Marchezepe" w:date="2026-08-22T18:59:00Z" w16du:dateUtc="2026-08-22T21:59:00Z">
              <w:rPr>
                <w:color w:val="555555"/>
                <w:sz w:val="19"/>
              </w:rPr>
            </w:rPrChange>
          </w:rPr>
          <w:t xml:space="preserve"> </w:t>
        </w:r>
      </w:ins>
    </w:p>
    <w:p w14:paraId="3404AC5E" w14:textId="44CA3DC2" w:rsidR="00123208" w:rsidRPr="006B3CA7" w:rsidRDefault="00123208" w:rsidP="00E15D2D">
      <w:pPr>
        <w:rPr>
          <w:ins w:id="1269" w:author="Paulo Tarso Sanches de Oliveira" w:date="2026-08-19T10:24:00Z" w16du:dateUtc="2026-08-19T14:24:00Z"/>
          <w:rPrChange w:id="1270" w:author="Bruno Ken Marchezepe" w:date="2026-08-22T18:59:00Z" w16du:dateUtc="2026-08-22T21:59:00Z">
            <w:rPr>
              <w:ins w:id="1271" w:author="Paulo Tarso Sanches de Oliveira" w:date="2026-08-19T10:24:00Z" w16du:dateUtc="2026-08-19T14:24:00Z"/>
              <w:color w:val="555555"/>
              <w:sz w:val="19"/>
            </w:rPr>
          </w:rPrChange>
        </w:rPr>
      </w:pPr>
      <w:ins w:id="1272" w:author="Paulo Tarso Sanches de Oliveira" w:date="2026-08-19T10:24:00Z" w16du:dateUtc="2026-08-19T14:24:00Z">
        <w:r w:rsidRPr="006B3CA7">
          <w:rPr>
            <w:b/>
            <w:bCs/>
            <w:rPrChange w:id="1273" w:author="Bruno Ken Marchezepe" w:date="2026-08-22T18:59:00Z" w16du:dateUtc="2026-08-22T21:59:00Z">
              <w:rPr>
                <w:color w:val="555555"/>
                <w:sz w:val="19"/>
              </w:rPr>
            </w:rPrChange>
          </w:rPr>
          <w:t>Paulo Tarso S. Oliveira</w:t>
        </w:r>
        <w:r w:rsidRPr="006B3CA7">
          <w:rPr>
            <w:rPrChange w:id="1274" w:author="Bruno Ken Marchezepe" w:date="2026-08-22T18:59:00Z" w16du:dateUtc="2026-08-22T21:59:00Z">
              <w:rPr>
                <w:color w:val="555555"/>
                <w:sz w:val="19"/>
              </w:rPr>
            </w:rPrChange>
          </w:rPr>
          <w:t>, Associate Professor at UNC Charlotte, email:</w:t>
        </w:r>
        <w:r w:rsidRPr="006B3CA7">
          <w:rPr>
            <w:sz w:val="32"/>
            <w:rPrChange w:id="1275" w:author="Bruno Ken Marchezepe" w:date="2026-08-22T18:59:00Z" w16du:dateUtc="2026-08-22T21:59:00Z">
              <w:rPr/>
            </w:rPrChange>
          </w:rPr>
          <w:t xml:space="preserve"> </w:t>
        </w:r>
        <w:r w:rsidRPr="006B3CA7">
          <w:rPr>
            <w:rPrChange w:id="1276" w:author="Bruno Ken Marchezepe" w:date="2026-08-22T18:59:00Z" w16du:dateUtc="2026-08-22T21:59:00Z">
              <w:rPr>
                <w:color w:val="555555"/>
                <w:sz w:val="19"/>
              </w:rPr>
            </w:rPrChange>
          </w:rPr>
          <w:fldChar w:fldCharType="begin"/>
        </w:r>
        <w:r w:rsidRPr="006B3CA7">
          <w:rPr>
            <w:rPrChange w:id="1277" w:author="Bruno Ken Marchezepe" w:date="2026-08-22T18:59:00Z" w16du:dateUtc="2026-08-22T21:59:00Z">
              <w:rPr>
                <w:color w:val="555555"/>
                <w:sz w:val="19"/>
              </w:rPr>
            </w:rPrChange>
          </w:rPr>
          <w:instrText>HYPERLINK "mailto:polivei2@charlotte.edu"</w:instrText>
        </w:r>
        <w:r w:rsidRPr="006B3CA7">
          <w:rPr>
            <w:rPrChange w:id="1278" w:author="Bruno Ken Marchezepe" w:date="2026-08-22T18:59:00Z" w16du:dateUtc="2026-08-22T21:59:00Z">
              <w:rPr>
                <w:color w:val="555555"/>
                <w:sz w:val="19"/>
              </w:rPr>
            </w:rPrChange>
          </w:rPr>
        </w:r>
        <w:r w:rsidRPr="006B3CA7">
          <w:rPr>
            <w:rPrChange w:id="1279" w:author="Bruno Ken Marchezepe" w:date="2026-08-22T18:59:00Z" w16du:dateUtc="2026-08-22T21:59:00Z">
              <w:rPr>
                <w:color w:val="555555"/>
                <w:sz w:val="19"/>
              </w:rPr>
            </w:rPrChange>
          </w:rPr>
          <w:fldChar w:fldCharType="separate"/>
        </w:r>
        <w:r w:rsidRPr="006B3CA7">
          <w:rPr>
            <w:rStyle w:val="Hyperlink"/>
            <w:sz w:val="22"/>
            <w:rPrChange w:id="1280" w:author="Bruno Ken Marchezepe" w:date="2026-08-22T18:59:00Z" w16du:dateUtc="2026-08-22T21:59:00Z">
              <w:rPr>
                <w:rStyle w:val="Hyperlink"/>
                <w:sz w:val="19"/>
              </w:rPr>
            </w:rPrChange>
          </w:rPr>
          <w:t>polivei2@charlotte.edu</w:t>
        </w:r>
        <w:r w:rsidRPr="006B3CA7">
          <w:rPr>
            <w:rPrChange w:id="1281" w:author="Bruno Ken Marchezepe" w:date="2026-08-22T18:59:00Z" w16du:dateUtc="2026-08-22T21:59:00Z">
              <w:rPr>
                <w:color w:val="555555"/>
                <w:sz w:val="19"/>
              </w:rPr>
            </w:rPrChange>
          </w:rPr>
          <w:fldChar w:fldCharType="end"/>
        </w:r>
        <w:r w:rsidRPr="006B3CA7">
          <w:rPr>
            <w:rPrChange w:id="1282" w:author="Bruno Ken Marchezepe" w:date="2026-08-22T18:59:00Z" w16du:dateUtc="2026-08-22T21:59:00Z">
              <w:rPr>
                <w:color w:val="555555"/>
                <w:sz w:val="19"/>
              </w:rPr>
            </w:rPrChange>
          </w:rPr>
          <w:t xml:space="preserve"> </w:t>
        </w:r>
      </w:ins>
    </w:p>
    <w:p w14:paraId="70340F4A" w14:textId="77777777" w:rsidR="00123208" w:rsidRPr="00E15D2D" w:rsidRDefault="00123208" w:rsidP="00E15D2D"/>
    <w:sectPr w:rsidR="00123208" w:rsidRPr="00E15D2D" w:rsidSect="00F21DAE">
      <w:headerReference w:type="even" r:id="rId52"/>
      <w:headerReference w:type="default" r:id="rId53"/>
      <w:footerReference w:type="even" r:id="rId54"/>
      <w:footerReference w:type="default" r:id="rId55"/>
      <w:headerReference w:type="first" r:id="rId56"/>
      <w:footerReference w:type="first" r:id="rId57"/>
      <w:pgSz w:w="12240" w:h="15840"/>
      <w:pgMar w:top="2610" w:right="1152" w:bottom="1152" w:left="1152"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30" w:author="Paulo Tarso Sanches de Oliveira" w:date="2026-08-19T10:28:00Z" w:initials="PS">
    <w:p w14:paraId="523F7338" w14:textId="77777777" w:rsidR="00123208" w:rsidRDefault="00123208" w:rsidP="00E15D2D">
      <w:pPr>
        <w:pStyle w:val="Textodecomentrio"/>
      </w:pPr>
      <w:r>
        <w:rPr>
          <w:rStyle w:val="Refdecomentrio"/>
        </w:rPr>
        <w:annotationRef/>
      </w:r>
      <w:r>
        <w:t>Mudar tudo pro verde</w:t>
      </w:r>
    </w:p>
  </w:comment>
  <w:comment w:id="40" w:author="Paulo Tarso Sanches de Oliveira" w:date="2026-08-19T11:08:00Z" w:initials="PS">
    <w:p w14:paraId="7403EF21" w14:textId="77777777" w:rsidR="007D5DAD" w:rsidRDefault="007D5DAD" w:rsidP="00E15D2D">
      <w:pPr>
        <w:pStyle w:val="Textodecomentrio"/>
      </w:pPr>
      <w:r>
        <w:rPr>
          <w:rStyle w:val="Refdecomentrio"/>
        </w:rPr>
        <w:annotationRef/>
      </w:r>
      <w:r>
        <w:t>Vamos fonte 11 ou 12</w:t>
      </w:r>
    </w:p>
  </w:comment>
  <w:comment w:id="163" w:author="Paulo Tarso Sanches de Oliveira" w:date="2026-08-19T10:34:00Z" w:initials="PS">
    <w:p w14:paraId="768D040B" w14:textId="77777777" w:rsidR="00547CEF" w:rsidRDefault="00547CEF" w:rsidP="00E15D2D">
      <w:pPr>
        <w:pStyle w:val="Textodecomentrio"/>
      </w:pPr>
      <w:r>
        <w:rPr>
          <w:rStyle w:val="Refdecomentrio"/>
        </w:rPr>
        <w:annotationRef/>
      </w:r>
      <w:r>
        <w:t>Is it possible to use a predefined polygon shapefile? If so, I think it would be better for us to provide it to the students so that everyone extracts the same wells. Otherwise, students may end up with different numbers of wells. But that’s not a problem either….</w:t>
      </w:r>
    </w:p>
  </w:comment>
  <w:comment w:id="164" w:author="Bruno Ken Marchezepe" w:date="2026-08-23T19:04:00Z" w:initials="BKM">
    <w:p w14:paraId="191DF4F5" w14:textId="77777777" w:rsidR="004E5B09" w:rsidRDefault="004E5B09" w:rsidP="004E5B09">
      <w:pPr>
        <w:jc w:val="left"/>
      </w:pPr>
      <w:r>
        <w:rPr>
          <w:rStyle w:val="Refdecomentrio"/>
        </w:rPr>
        <w:annotationRef/>
      </w:r>
      <w:r>
        <w:rPr>
          <w:sz w:val="20"/>
          <w:szCs w:val="20"/>
        </w:rPr>
        <w:t xml:space="preserve">For IGRAC, not possible, but we might see the state boundaries on the website to help, and I can indicate the other possibility of downloading directly from USGS (not as easy, but it works), in </w:t>
      </w:r>
      <w:hyperlink r:id="rId1" w:history="1">
        <w:r w:rsidRPr="00297642">
          <w:rPr>
            <w:rStyle w:val="Hyperlink"/>
            <w:sz w:val="20"/>
            <w:szCs w:val="20"/>
          </w:rPr>
          <w:t>https://waterdata.usgs.gov/state/North%20Carolina/#dataTypes=72019&amp;groupBy=huc8</w:t>
        </w:r>
      </w:hyperlink>
    </w:p>
  </w:comment>
  <w:comment w:id="277" w:author="Paulo Tarso Sanches de Oliveira" w:date="2026-08-19T10:47:00Z" w:initials="PS">
    <w:p w14:paraId="1D73BFAE" w14:textId="77777777" w:rsidR="00A35E28" w:rsidRDefault="00A35E28" w:rsidP="00E15D2D">
      <w:pPr>
        <w:pStyle w:val="Textodecomentrio"/>
      </w:pPr>
      <w:r>
        <w:rPr>
          <w:rStyle w:val="Refdecomentrio"/>
        </w:rPr>
        <w:annotationRef/>
      </w:r>
      <w:r>
        <w:t xml:space="preserve">Podemos criar um GitHub para disciplina que espelha o seu? Assim, consiguimos ir juntando todas as praticas nesse GitHub da disciplina. </w:t>
      </w:r>
    </w:p>
    <w:p w14:paraId="27A05E17" w14:textId="77777777" w:rsidR="00A35E28" w:rsidRDefault="00A35E28" w:rsidP="00E15D2D">
      <w:pPr>
        <w:pStyle w:val="Textodecomentrio"/>
      </w:pPr>
      <w:r>
        <w:t xml:space="preserve">Achei esse bem legal, veja: </w:t>
      </w:r>
      <w:hyperlink r:id="rId2" w:history="1">
        <w:r w:rsidRPr="001A16B4">
          <w:rPr>
            <w:rStyle w:val="Hyperlink"/>
          </w:rPr>
          <w:t>https://prabhasyadav.github.io/iGW-I/content/background/00_general.html</w:t>
        </w:r>
      </w:hyperlink>
    </w:p>
  </w:comment>
  <w:comment w:id="278" w:author="Bruno Ken Marchezepe" w:date="2026-08-23T19:01:00Z" w:initials="BKM">
    <w:p w14:paraId="53359271" w14:textId="77777777" w:rsidR="004E5B09" w:rsidRDefault="004E5B09" w:rsidP="004E5B09">
      <w:pPr>
        <w:jc w:val="left"/>
      </w:pPr>
      <w:r>
        <w:rPr>
          <w:rStyle w:val="Refdecomentrio"/>
        </w:rPr>
        <w:annotationRef/>
      </w:r>
      <w:r>
        <w:rPr>
          <w:sz w:val="20"/>
          <w:szCs w:val="20"/>
        </w:rPr>
        <w:t xml:space="preserve">criado em </w:t>
      </w:r>
      <w:hyperlink r:id="rId3" w:history="1">
        <w:r w:rsidRPr="008D5886">
          <w:rPr>
            <w:rStyle w:val="Hyperlink"/>
            <w:sz w:val="20"/>
            <w:szCs w:val="20"/>
          </w:rPr>
          <w:t>https://hydrologywatersecurity.github.io/potentiometric_map/</w:t>
        </w:r>
      </w:hyperlink>
    </w:p>
  </w:comment>
  <w:comment w:id="1084" w:author="Paulo Tarso Sanches de Oliveira" w:date="2026-08-19T11:03:00Z" w:initials="PS">
    <w:p w14:paraId="161B5E38" w14:textId="77777777" w:rsidR="007D5DAD" w:rsidRDefault="007D5DAD" w:rsidP="00E15D2D">
      <w:pPr>
        <w:pStyle w:val="Textodecomentrio"/>
      </w:pPr>
      <w:r>
        <w:rPr>
          <w:rStyle w:val="Refdecomentrio"/>
        </w:rPr>
        <w:annotationRef/>
      </w:r>
      <w:r>
        <w:t>Acho que ficaria melhor criar para poligono todo, mostrar o mapa, e depois apresentar o mapa recortado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523F7338" w15:done="0"/>
  <w15:commentEx w15:paraId="7403EF21" w15:done="0"/>
  <w15:commentEx w15:paraId="768D040B" w15:done="0"/>
  <w15:commentEx w15:paraId="191DF4F5" w15:paraIdParent="768D040B" w15:done="0"/>
  <w15:commentEx w15:paraId="27A05E17" w15:done="0"/>
  <w15:commentEx w15:paraId="53359271" w15:paraIdParent="27A05E17" w15:done="0"/>
  <w15:commentEx w15:paraId="161B5E3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5D1854FC" w16cex:dateUtc="2026-08-19T14:28:00Z">
    <w16cex:extLst>
      <w16:ext w16:uri="{CE6994B0-6A32-4C9F-8C6B-6E91EDA988CE}">
        <cr:reactions xmlns:cr="http://schemas.microsoft.com/office/comments/2020/reactions">
          <cr:reaction reactionType="1">
            <cr:reactionInfo dateUtc="2026-08-22T22:25:04Z">
              <cr:user userId="S::bruno.marchezepe@usp.br::2e217b3a-33cc-4180-827e-651e36e719cd" userProvider="AD" userName="Bruno Ken Marchezepe"/>
            </cr:reactionInfo>
          </cr:reaction>
        </cr:reactions>
      </w16:ext>
    </w16cex:extLst>
  </w16cex:commentExtensible>
  <w16cex:commentExtensible w16cex:durableId="6ED0230C" w16cex:dateUtc="2026-08-19T15:08:00Z">
    <w16cex:extLst>
      <w16:ext w16:uri="{CE6994B0-6A32-4C9F-8C6B-6E91EDA988CE}">
        <cr:reactions xmlns:cr="http://schemas.microsoft.com/office/comments/2020/reactions">
          <cr:reaction reactionType="1">
            <cr:reactionInfo dateUtc="2026-08-22T22:25:04Z">
              <cr:user userId="S::bruno.marchezepe@usp.br::2e217b3a-33cc-4180-827e-651e36e719cd" userProvider="AD" userName="Bruno Ken Marchezepe"/>
            </cr:reactionInfo>
          </cr:reaction>
        </cr:reactions>
      </w16:ext>
    </w16cex:extLst>
  </w16cex:commentExtensible>
  <w16cex:commentExtensible w16cex:durableId="763F0E1D" w16cex:dateUtc="2026-08-19T14:34:00Z"/>
  <w16cex:commentExtensible w16cex:durableId="47A1C39A" w16cex:dateUtc="2026-08-23T22:04:00Z"/>
  <w16cex:commentExtensible w16cex:durableId="03BBFF62" w16cex:dateUtc="2026-08-19T14:47:00Z">
    <w16cex:extLst>
      <w16:ext w16:uri="{CE6994B0-6A32-4C9F-8C6B-6E91EDA988CE}">
        <cr:reactions xmlns:cr="http://schemas.microsoft.com/office/comments/2020/reactions">
          <cr:reaction reactionType="1">
            <cr:reactionInfo dateUtc="2026-08-23T22:01:06Z">
              <cr:user userId="S::bruno.marchezepe@usp.br::2e217b3a-33cc-4180-827e-651e36e719cd" userProvider="AD" userName="Bruno Ken Marchezepe"/>
            </cr:reactionInfo>
          </cr:reaction>
        </cr:reactions>
      </w16:ext>
    </w16cex:extLst>
  </w16cex:commentExtensible>
  <w16cex:commentExtensible w16cex:durableId="3E5DCFE9" w16cex:dateUtc="2026-08-23T22:01:00Z"/>
  <w16cex:commentExtensible w16cex:durableId="0DB44FEF" w16cex:dateUtc="2026-08-19T15: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523F7338" w16cid:durableId="5D1854FC"/>
  <w16cid:commentId w16cid:paraId="7403EF21" w16cid:durableId="6ED0230C"/>
  <w16cid:commentId w16cid:paraId="768D040B" w16cid:durableId="763F0E1D"/>
  <w16cid:commentId w16cid:paraId="191DF4F5" w16cid:durableId="47A1C39A"/>
  <w16cid:commentId w16cid:paraId="27A05E17" w16cid:durableId="03BBFF62"/>
  <w16cid:commentId w16cid:paraId="53359271" w16cid:durableId="3E5DCFE9"/>
  <w16cid:commentId w16cid:paraId="161B5E38" w16cid:durableId="0DB44FE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7F82973" w14:textId="77777777" w:rsidR="002C69D6" w:rsidRDefault="002C69D6" w:rsidP="00E15D2D">
      <w:r>
        <w:separator/>
      </w:r>
    </w:p>
  </w:endnote>
  <w:endnote w:type="continuationSeparator" w:id="0">
    <w:p w14:paraId="788A30E2" w14:textId="77777777" w:rsidR="002C69D6" w:rsidRDefault="002C69D6" w:rsidP="00E15D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450F1E" w14:textId="77777777" w:rsidR="00E15D2D" w:rsidRDefault="00E15D2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F35CCB" w14:textId="77777777" w:rsidR="00E15D2D" w:rsidRDefault="00E15D2D">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B5E943" w14:textId="77777777" w:rsidR="00E15D2D" w:rsidRDefault="00E15D2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027FC0C" w14:textId="77777777" w:rsidR="002C69D6" w:rsidRDefault="002C69D6" w:rsidP="00E15D2D">
      <w:r>
        <w:separator/>
      </w:r>
    </w:p>
  </w:footnote>
  <w:footnote w:type="continuationSeparator" w:id="0">
    <w:p w14:paraId="3EECC038" w14:textId="77777777" w:rsidR="002C69D6" w:rsidRDefault="002C69D6" w:rsidP="00E15D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C1869A" w14:textId="77777777" w:rsidR="00E15D2D" w:rsidRDefault="00E15D2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5440E1" w14:textId="7B0109E1" w:rsidR="00F21DAE" w:rsidRDefault="00F21DAE" w:rsidP="00E15D2D">
    <w:pPr>
      <w:pStyle w:val="Cabealho"/>
      <w:ind w:firstLine="0"/>
      <w:jc w:val="center"/>
      <w:pPrChange w:id="1283" w:author="Bruno Ken Marchezepe" w:date="2026-08-22T19:29:00Z" w16du:dateUtc="2026-08-22T22:29:00Z">
        <w:pPr>
          <w:pStyle w:val="Cabealho"/>
        </w:pPr>
      </w:pPrChange>
    </w:pPr>
    <w:r>
      <w:rPr>
        <w:noProof/>
      </w:rPr>
      <w:drawing>
        <wp:inline distT="0" distB="0" distL="0" distR="0" wp14:anchorId="71E507CD" wp14:editId="2F8BF29E">
          <wp:extent cx="4049486" cy="722321"/>
          <wp:effectExtent l="0" t="0" r="1905" b="1905"/>
          <wp:docPr id="1552225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835922" name="Picture 1789835922"/>
                  <pic:cNvPicPr/>
                </pic:nvPicPr>
                <pic:blipFill>
                  <a:blip r:embed="rId1">
                    <a:extLst>
                      <a:ext uri="{28A0092B-C50C-407E-A947-70E740481C1C}">
                        <a14:useLocalDpi xmlns:a14="http://schemas.microsoft.com/office/drawing/2010/main" val="0"/>
                      </a:ext>
                    </a:extLst>
                  </a:blip>
                  <a:stretch>
                    <a:fillRect/>
                  </a:stretch>
                </pic:blipFill>
                <pic:spPr>
                  <a:xfrm>
                    <a:off x="0" y="0"/>
                    <a:ext cx="4127857" cy="73630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1256E5" w14:textId="77777777" w:rsidR="00E15D2D" w:rsidRDefault="00E15D2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00143CB0"/>
    <w:lvl w:ilvl="0">
      <w:start w:val="1"/>
      <w:numFmt w:val="decimal"/>
      <w:pStyle w:val="Numerada"/>
      <w:lvlText w:val="%1."/>
      <w:lvlJc w:val="left"/>
      <w:pPr>
        <w:tabs>
          <w:tab w:val="num" w:pos="360"/>
        </w:tabs>
        <w:ind w:left="360" w:hanging="360"/>
      </w:pPr>
      <w:rPr>
        <w:rFonts w:ascii="Arial" w:hAnsi="Arial" w:hint="default"/>
        <w:b w:val="0"/>
        <w:i w:val="0"/>
        <w:color w:val="auto"/>
        <w:sz w:val="24"/>
      </w:r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abstractNum w:abstractNumId="9" w15:restartNumberingAfterBreak="0">
    <w:nsid w:val="15D94C08"/>
    <w:multiLevelType w:val="hybridMultilevel"/>
    <w:tmpl w:val="F0B29CF8"/>
    <w:lvl w:ilvl="0" w:tplc="FFFFFFFF">
      <w:start w:val="1"/>
      <w:numFmt w:val="decimal"/>
      <w:lvlText w:val="%1."/>
      <w:lvlJc w:val="left"/>
      <w:pPr>
        <w:ind w:left="1211" w:hanging="360"/>
      </w:pPr>
      <w:rPr>
        <w:rFonts w:hint="default"/>
        <w:sz w:val="24"/>
      </w:rPr>
    </w:lvl>
    <w:lvl w:ilvl="1" w:tplc="FFFFFFFF" w:tentative="1">
      <w:start w:val="1"/>
      <w:numFmt w:val="lowerLetter"/>
      <w:lvlText w:val="%2."/>
      <w:lvlJc w:val="left"/>
      <w:pPr>
        <w:ind w:left="1931" w:hanging="360"/>
      </w:pPr>
    </w:lvl>
    <w:lvl w:ilvl="2" w:tplc="FFFFFFFF" w:tentative="1">
      <w:start w:val="1"/>
      <w:numFmt w:val="lowerRoman"/>
      <w:lvlText w:val="%3."/>
      <w:lvlJc w:val="right"/>
      <w:pPr>
        <w:ind w:left="2651" w:hanging="180"/>
      </w:pPr>
    </w:lvl>
    <w:lvl w:ilvl="3" w:tplc="FFFFFFFF" w:tentative="1">
      <w:start w:val="1"/>
      <w:numFmt w:val="decimal"/>
      <w:lvlText w:val="%4."/>
      <w:lvlJc w:val="left"/>
      <w:pPr>
        <w:ind w:left="3371" w:hanging="360"/>
      </w:pPr>
    </w:lvl>
    <w:lvl w:ilvl="4" w:tplc="FFFFFFFF" w:tentative="1">
      <w:start w:val="1"/>
      <w:numFmt w:val="lowerLetter"/>
      <w:lvlText w:val="%5."/>
      <w:lvlJc w:val="left"/>
      <w:pPr>
        <w:ind w:left="4091" w:hanging="360"/>
      </w:pPr>
    </w:lvl>
    <w:lvl w:ilvl="5" w:tplc="FFFFFFFF" w:tentative="1">
      <w:start w:val="1"/>
      <w:numFmt w:val="lowerRoman"/>
      <w:lvlText w:val="%6."/>
      <w:lvlJc w:val="right"/>
      <w:pPr>
        <w:ind w:left="4811" w:hanging="180"/>
      </w:pPr>
    </w:lvl>
    <w:lvl w:ilvl="6" w:tplc="FFFFFFFF" w:tentative="1">
      <w:start w:val="1"/>
      <w:numFmt w:val="decimal"/>
      <w:lvlText w:val="%7."/>
      <w:lvlJc w:val="left"/>
      <w:pPr>
        <w:ind w:left="5531" w:hanging="360"/>
      </w:pPr>
    </w:lvl>
    <w:lvl w:ilvl="7" w:tplc="FFFFFFFF" w:tentative="1">
      <w:start w:val="1"/>
      <w:numFmt w:val="lowerLetter"/>
      <w:lvlText w:val="%8."/>
      <w:lvlJc w:val="left"/>
      <w:pPr>
        <w:ind w:left="6251" w:hanging="360"/>
      </w:pPr>
    </w:lvl>
    <w:lvl w:ilvl="8" w:tplc="FFFFFFFF" w:tentative="1">
      <w:start w:val="1"/>
      <w:numFmt w:val="lowerRoman"/>
      <w:lvlText w:val="%9."/>
      <w:lvlJc w:val="right"/>
      <w:pPr>
        <w:ind w:left="6971" w:hanging="180"/>
      </w:pPr>
    </w:lvl>
  </w:abstractNum>
  <w:abstractNum w:abstractNumId="10" w15:restartNumberingAfterBreak="0">
    <w:nsid w:val="29E444AA"/>
    <w:multiLevelType w:val="hybridMultilevel"/>
    <w:tmpl w:val="E968EB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80272A"/>
    <w:multiLevelType w:val="multilevel"/>
    <w:tmpl w:val="395252B6"/>
    <w:lvl w:ilvl="0">
      <w:start w:val="1"/>
      <w:numFmt w:val="decimal"/>
      <w:pStyle w:val="Ttulo2"/>
      <w:lvlText w:val="%1."/>
      <w:lvlJc w:val="left"/>
      <w:pPr>
        <w:ind w:left="720" w:hanging="360"/>
      </w:pPr>
      <w:rPr>
        <w:rFonts w:hint="default"/>
      </w:rPr>
    </w:lvl>
    <w:lvl w:ilvl="1">
      <w:start w:val="1"/>
      <w:numFmt w:val="decimal"/>
      <w:pStyle w:val="Ttulo3"/>
      <w:isLgl/>
      <w:lvlText w:val="%1.%2."/>
      <w:lvlJc w:val="left"/>
      <w:pPr>
        <w:ind w:left="1080" w:hanging="720"/>
      </w:pPr>
      <w:rPr>
        <w:rFonts w:hint="default"/>
        <w:sz w:val="28"/>
      </w:rPr>
    </w:lvl>
    <w:lvl w:ilvl="2">
      <w:start w:val="1"/>
      <w:numFmt w:val="decimal"/>
      <w:pStyle w:val="Ttulo4"/>
      <w:isLgl/>
      <w:lvlText w:val="%1.%2.%3."/>
      <w:lvlJc w:val="left"/>
      <w:pPr>
        <w:ind w:left="1440" w:hanging="1080"/>
      </w:pPr>
      <w:rPr>
        <w:rFonts w:hint="default"/>
        <w:sz w:val="24"/>
      </w:rPr>
    </w:lvl>
    <w:lvl w:ilvl="3">
      <w:start w:val="1"/>
      <w:numFmt w:val="decimal"/>
      <w:isLgl/>
      <w:lvlText w:val="%1.%2.%3.%4."/>
      <w:lvlJc w:val="left"/>
      <w:pPr>
        <w:ind w:left="1800" w:hanging="1440"/>
      </w:pPr>
      <w:rPr>
        <w:rFonts w:hint="default"/>
        <w:sz w:val="24"/>
      </w:rPr>
    </w:lvl>
    <w:lvl w:ilvl="4">
      <w:start w:val="1"/>
      <w:numFmt w:val="decimal"/>
      <w:isLgl/>
      <w:lvlText w:val="%1.%2.%3.%4.%5."/>
      <w:lvlJc w:val="left"/>
      <w:pPr>
        <w:ind w:left="1800" w:hanging="1440"/>
      </w:pPr>
      <w:rPr>
        <w:rFonts w:hint="default"/>
        <w:sz w:val="28"/>
      </w:rPr>
    </w:lvl>
    <w:lvl w:ilvl="5">
      <w:start w:val="1"/>
      <w:numFmt w:val="decimal"/>
      <w:isLgl/>
      <w:lvlText w:val="%1.%2.%3.%4.%5.%6."/>
      <w:lvlJc w:val="left"/>
      <w:pPr>
        <w:ind w:left="2160" w:hanging="1800"/>
      </w:pPr>
      <w:rPr>
        <w:rFonts w:hint="default"/>
        <w:sz w:val="28"/>
      </w:rPr>
    </w:lvl>
    <w:lvl w:ilvl="6">
      <w:start w:val="1"/>
      <w:numFmt w:val="decimal"/>
      <w:isLgl/>
      <w:lvlText w:val="%1.%2.%3.%4.%5.%6.%7."/>
      <w:lvlJc w:val="left"/>
      <w:pPr>
        <w:ind w:left="2520" w:hanging="2160"/>
      </w:pPr>
      <w:rPr>
        <w:rFonts w:hint="default"/>
        <w:sz w:val="28"/>
      </w:rPr>
    </w:lvl>
    <w:lvl w:ilvl="7">
      <w:start w:val="1"/>
      <w:numFmt w:val="decimal"/>
      <w:isLgl/>
      <w:lvlText w:val="%1.%2.%3.%4.%5.%6.%7.%8."/>
      <w:lvlJc w:val="left"/>
      <w:pPr>
        <w:ind w:left="2880" w:hanging="2520"/>
      </w:pPr>
      <w:rPr>
        <w:rFonts w:hint="default"/>
        <w:sz w:val="28"/>
      </w:rPr>
    </w:lvl>
    <w:lvl w:ilvl="8">
      <w:start w:val="1"/>
      <w:numFmt w:val="decimal"/>
      <w:isLgl/>
      <w:lvlText w:val="%1.%2.%3.%4.%5.%6.%7.%8.%9."/>
      <w:lvlJc w:val="left"/>
      <w:pPr>
        <w:ind w:left="2880" w:hanging="2520"/>
      </w:pPr>
      <w:rPr>
        <w:rFonts w:hint="default"/>
        <w:sz w:val="28"/>
      </w:rPr>
    </w:lvl>
  </w:abstractNum>
  <w:abstractNum w:abstractNumId="12" w15:restartNumberingAfterBreak="0">
    <w:nsid w:val="304E50E5"/>
    <w:multiLevelType w:val="hybridMultilevel"/>
    <w:tmpl w:val="66A8A53C"/>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13" w15:restartNumberingAfterBreak="0">
    <w:nsid w:val="30C81295"/>
    <w:multiLevelType w:val="multilevel"/>
    <w:tmpl w:val="F7DC45D2"/>
    <w:styleLink w:val="Listaatual1"/>
    <w:lvl w:ilvl="0">
      <w:start w:val="1"/>
      <w:numFmt w:val="decimal"/>
      <w:lvlText w:val="%1."/>
      <w:lvlJc w:val="left"/>
      <w:pPr>
        <w:ind w:left="720" w:hanging="360"/>
      </w:pPr>
    </w:lvl>
    <w:lvl w:ilvl="1">
      <w:start w:val="1"/>
      <w:numFmt w:val="decimal"/>
      <w:isLgl/>
      <w:lvlText w:val="%1.%2."/>
      <w:lvlJc w:val="left"/>
      <w:pPr>
        <w:ind w:left="1080" w:hanging="720"/>
      </w:pPr>
      <w:rPr>
        <w:rFonts w:hint="default"/>
        <w:sz w:val="28"/>
      </w:rPr>
    </w:lvl>
    <w:lvl w:ilvl="2">
      <w:start w:val="1"/>
      <w:numFmt w:val="decimal"/>
      <w:isLgl/>
      <w:lvlText w:val="%1.%2.%3."/>
      <w:lvlJc w:val="left"/>
      <w:pPr>
        <w:ind w:left="1440" w:hanging="1080"/>
      </w:pPr>
      <w:rPr>
        <w:rFonts w:hint="default"/>
        <w:sz w:val="28"/>
      </w:rPr>
    </w:lvl>
    <w:lvl w:ilvl="3">
      <w:start w:val="1"/>
      <w:numFmt w:val="decimal"/>
      <w:isLgl/>
      <w:lvlText w:val="%1.%2.%3.%4."/>
      <w:lvlJc w:val="left"/>
      <w:pPr>
        <w:ind w:left="1800" w:hanging="1440"/>
      </w:pPr>
      <w:rPr>
        <w:rFonts w:hint="default"/>
        <w:sz w:val="28"/>
      </w:rPr>
    </w:lvl>
    <w:lvl w:ilvl="4">
      <w:start w:val="1"/>
      <w:numFmt w:val="decimal"/>
      <w:isLgl/>
      <w:lvlText w:val="%1.%2.%3.%4.%5."/>
      <w:lvlJc w:val="left"/>
      <w:pPr>
        <w:ind w:left="1800" w:hanging="1440"/>
      </w:pPr>
      <w:rPr>
        <w:rFonts w:hint="default"/>
        <w:sz w:val="28"/>
      </w:rPr>
    </w:lvl>
    <w:lvl w:ilvl="5">
      <w:start w:val="1"/>
      <w:numFmt w:val="decimal"/>
      <w:isLgl/>
      <w:lvlText w:val="%1.%2.%3.%4.%5.%6."/>
      <w:lvlJc w:val="left"/>
      <w:pPr>
        <w:ind w:left="2160" w:hanging="1800"/>
      </w:pPr>
      <w:rPr>
        <w:rFonts w:hint="default"/>
        <w:sz w:val="28"/>
      </w:rPr>
    </w:lvl>
    <w:lvl w:ilvl="6">
      <w:start w:val="1"/>
      <w:numFmt w:val="decimal"/>
      <w:isLgl/>
      <w:lvlText w:val="%1.%2.%3.%4.%5.%6.%7."/>
      <w:lvlJc w:val="left"/>
      <w:pPr>
        <w:ind w:left="2520" w:hanging="2160"/>
      </w:pPr>
      <w:rPr>
        <w:rFonts w:hint="default"/>
        <w:sz w:val="28"/>
      </w:rPr>
    </w:lvl>
    <w:lvl w:ilvl="7">
      <w:start w:val="1"/>
      <w:numFmt w:val="decimal"/>
      <w:isLgl/>
      <w:lvlText w:val="%1.%2.%3.%4.%5.%6.%7.%8."/>
      <w:lvlJc w:val="left"/>
      <w:pPr>
        <w:ind w:left="2880" w:hanging="2520"/>
      </w:pPr>
      <w:rPr>
        <w:rFonts w:hint="default"/>
        <w:sz w:val="28"/>
      </w:rPr>
    </w:lvl>
    <w:lvl w:ilvl="8">
      <w:start w:val="1"/>
      <w:numFmt w:val="decimal"/>
      <w:isLgl/>
      <w:lvlText w:val="%1.%2.%3.%4.%5.%6.%7.%8.%9."/>
      <w:lvlJc w:val="left"/>
      <w:pPr>
        <w:ind w:left="2880" w:hanging="2520"/>
      </w:pPr>
      <w:rPr>
        <w:rFonts w:hint="default"/>
        <w:sz w:val="28"/>
      </w:rPr>
    </w:lvl>
  </w:abstractNum>
  <w:abstractNum w:abstractNumId="14" w15:restartNumberingAfterBreak="0">
    <w:nsid w:val="32F7719E"/>
    <w:multiLevelType w:val="hybridMultilevel"/>
    <w:tmpl w:val="31107ED8"/>
    <w:lvl w:ilvl="0" w:tplc="21AAC90A">
      <w:start w:val="1"/>
      <w:numFmt w:val="decimal"/>
      <w:lvlText w:val="%1)"/>
      <w:lvlJc w:val="left"/>
      <w:pPr>
        <w:ind w:left="1211" w:hanging="360"/>
      </w:pPr>
      <w:rPr>
        <w:rFonts w:hint="default"/>
      </w:rPr>
    </w:lvl>
    <w:lvl w:ilvl="1" w:tplc="04160019" w:tentative="1">
      <w:start w:val="1"/>
      <w:numFmt w:val="lowerLetter"/>
      <w:lvlText w:val="%2."/>
      <w:lvlJc w:val="left"/>
      <w:pPr>
        <w:ind w:left="1931" w:hanging="360"/>
      </w:pPr>
    </w:lvl>
    <w:lvl w:ilvl="2" w:tplc="0416001B" w:tentative="1">
      <w:start w:val="1"/>
      <w:numFmt w:val="lowerRoman"/>
      <w:lvlText w:val="%3."/>
      <w:lvlJc w:val="right"/>
      <w:pPr>
        <w:ind w:left="2651" w:hanging="180"/>
      </w:pPr>
    </w:lvl>
    <w:lvl w:ilvl="3" w:tplc="0416000F" w:tentative="1">
      <w:start w:val="1"/>
      <w:numFmt w:val="decimal"/>
      <w:lvlText w:val="%4."/>
      <w:lvlJc w:val="left"/>
      <w:pPr>
        <w:ind w:left="3371" w:hanging="360"/>
      </w:pPr>
    </w:lvl>
    <w:lvl w:ilvl="4" w:tplc="04160019" w:tentative="1">
      <w:start w:val="1"/>
      <w:numFmt w:val="lowerLetter"/>
      <w:lvlText w:val="%5."/>
      <w:lvlJc w:val="left"/>
      <w:pPr>
        <w:ind w:left="4091" w:hanging="360"/>
      </w:pPr>
    </w:lvl>
    <w:lvl w:ilvl="5" w:tplc="0416001B" w:tentative="1">
      <w:start w:val="1"/>
      <w:numFmt w:val="lowerRoman"/>
      <w:lvlText w:val="%6."/>
      <w:lvlJc w:val="right"/>
      <w:pPr>
        <w:ind w:left="4811" w:hanging="180"/>
      </w:pPr>
    </w:lvl>
    <w:lvl w:ilvl="6" w:tplc="0416000F" w:tentative="1">
      <w:start w:val="1"/>
      <w:numFmt w:val="decimal"/>
      <w:lvlText w:val="%7."/>
      <w:lvlJc w:val="left"/>
      <w:pPr>
        <w:ind w:left="5531" w:hanging="360"/>
      </w:pPr>
    </w:lvl>
    <w:lvl w:ilvl="7" w:tplc="04160019" w:tentative="1">
      <w:start w:val="1"/>
      <w:numFmt w:val="lowerLetter"/>
      <w:lvlText w:val="%8."/>
      <w:lvlJc w:val="left"/>
      <w:pPr>
        <w:ind w:left="6251" w:hanging="360"/>
      </w:pPr>
    </w:lvl>
    <w:lvl w:ilvl="8" w:tplc="0416001B" w:tentative="1">
      <w:start w:val="1"/>
      <w:numFmt w:val="lowerRoman"/>
      <w:lvlText w:val="%9."/>
      <w:lvlJc w:val="right"/>
      <w:pPr>
        <w:ind w:left="6971" w:hanging="180"/>
      </w:pPr>
    </w:lvl>
  </w:abstractNum>
  <w:abstractNum w:abstractNumId="15" w15:restartNumberingAfterBreak="0">
    <w:nsid w:val="48117277"/>
    <w:multiLevelType w:val="hybridMultilevel"/>
    <w:tmpl w:val="E4680F4C"/>
    <w:lvl w:ilvl="0" w:tplc="01F08F5A">
      <w:start w:val="1"/>
      <w:numFmt w:val="decimal"/>
      <w:lvlText w:val="%1."/>
      <w:lvlJc w:val="left"/>
      <w:pPr>
        <w:ind w:left="1211" w:hanging="360"/>
      </w:pPr>
      <w:rPr>
        <w:rFonts w:hint="default"/>
        <w:sz w:val="24"/>
      </w:rPr>
    </w:lvl>
    <w:lvl w:ilvl="1" w:tplc="04160019" w:tentative="1">
      <w:start w:val="1"/>
      <w:numFmt w:val="lowerLetter"/>
      <w:lvlText w:val="%2."/>
      <w:lvlJc w:val="left"/>
      <w:pPr>
        <w:ind w:left="1931" w:hanging="360"/>
      </w:pPr>
    </w:lvl>
    <w:lvl w:ilvl="2" w:tplc="0416001B" w:tentative="1">
      <w:start w:val="1"/>
      <w:numFmt w:val="lowerRoman"/>
      <w:lvlText w:val="%3."/>
      <w:lvlJc w:val="right"/>
      <w:pPr>
        <w:ind w:left="2651" w:hanging="180"/>
      </w:pPr>
    </w:lvl>
    <w:lvl w:ilvl="3" w:tplc="0416000F" w:tentative="1">
      <w:start w:val="1"/>
      <w:numFmt w:val="decimal"/>
      <w:lvlText w:val="%4."/>
      <w:lvlJc w:val="left"/>
      <w:pPr>
        <w:ind w:left="3371" w:hanging="360"/>
      </w:pPr>
    </w:lvl>
    <w:lvl w:ilvl="4" w:tplc="04160019" w:tentative="1">
      <w:start w:val="1"/>
      <w:numFmt w:val="lowerLetter"/>
      <w:lvlText w:val="%5."/>
      <w:lvlJc w:val="left"/>
      <w:pPr>
        <w:ind w:left="4091" w:hanging="360"/>
      </w:pPr>
    </w:lvl>
    <w:lvl w:ilvl="5" w:tplc="0416001B" w:tentative="1">
      <w:start w:val="1"/>
      <w:numFmt w:val="lowerRoman"/>
      <w:lvlText w:val="%6."/>
      <w:lvlJc w:val="right"/>
      <w:pPr>
        <w:ind w:left="4811" w:hanging="180"/>
      </w:pPr>
    </w:lvl>
    <w:lvl w:ilvl="6" w:tplc="0416000F" w:tentative="1">
      <w:start w:val="1"/>
      <w:numFmt w:val="decimal"/>
      <w:lvlText w:val="%7."/>
      <w:lvlJc w:val="left"/>
      <w:pPr>
        <w:ind w:left="5531" w:hanging="360"/>
      </w:pPr>
    </w:lvl>
    <w:lvl w:ilvl="7" w:tplc="04160019" w:tentative="1">
      <w:start w:val="1"/>
      <w:numFmt w:val="lowerLetter"/>
      <w:lvlText w:val="%8."/>
      <w:lvlJc w:val="left"/>
      <w:pPr>
        <w:ind w:left="6251" w:hanging="360"/>
      </w:pPr>
    </w:lvl>
    <w:lvl w:ilvl="8" w:tplc="0416001B" w:tentative="1">
      <w:start w:val="1"/>
      <w:numFmt w:val="lowerRoman"/>
      <w:lvlText w:val="%9."/>
      <w:lvlJc w:val="right"/>
      <w:pPr>
        <w:ind w:left="6971" w:hanging="180"/>
      </w:pPr>
    </w:lvl>
  </w:abstractNum>
  <w:abstractNum w:abstractNumId="16" w15:restartNumberingAfterBreak="0">
    <w:nsid w:val="4E6C434D"/>
    <w:multiLevelType w:val="hybridMultilevel"/>
    <w:tmpl w:val="511AC7B4"/>
    <w:lvl w:ilvl="0" w:tplc="FFFFFFFF">
      <w:start w:val="1"/>
      <w:numFmt w:val="decimal"/>
      <w:lvlText w:val="%1."/>
      <w:lvlJc w:val="left"/>
      <w:pPr>
        <w:ind w:left="1211" w:hanging="360"/>
      </w:pPr>
      <w:rPr>
        <w:rFonts w:hint="default"/>
        <w:sz w:val="24"/>
      </w:rPr>
    </w:lvl>
    <w:lvl w:ilvl="1" w:tplc="FFFFFFFF" w:tentative="1">
      <w:start w:val="1"/>
      <w:numFmt w:val="lowerLetter"/>
      <w:lvlText w:val="%2."/>
      <w:lvlJc w:val="left"/>
      <w:pPr>
        <w:ind w:left="1931" w:hanging="360"/>
      </w:pPr>
    </w:lvl>
    <w:lvl w:ilvl="2" w:tplc="FFFFFFFF" w:tentative="1">
      <w:start w:val="1"/>
      <w:numFmt w:val="lowerRoman"/>
      <w:lvlText w:val="%3."/>
      <w:lvlJc w:val="right"/>
      <w:pPr>
        <w:ind w:left="2651" w:hanging="180"/>
      </w:pPr>
    </w:lvl>
    <w:lvl w:ilvl="3" w:tplc="FFFFFFFF" w:tentative="1">
      <w:start w:val="1"/>
      <w:numFmt w:val="decimal"/>
      <w:lvlText w:val="%4."/>
      <w:lvlJc w:val="left"/>
      <w:pPr>
        <w:ind w:left="3371" w:hanging="360"/>
      </w:pPr>
    </w:lvl>
    <w:lvl w:ilvl="4" w:tplc="FFFFFFFF" w:tentative="1">
      <w:start w:val="1"/>
      <w:numFmt w:val="lowerLetter"/>
      <w:lvlText w:val="%5."/>
      <w:lvlJc w:val="left"/>
      <w:pPr>
        <w:ind w:left="4091" w:hanging="360"/>
      </w:pPr>
    </w:lvl>
    <w:lvl w:ilvl="5" w:tplc="FFFFFFFF" w:tentative="1">
      <w:start w:val="1"/>
      <w:numFmt w:val="lowerRoman"/>
      <w:lvlText w:val="%6."/>
      <w:lvlJc w:val="right"/>
      <w:pPr>
        <w:ind w:left="4811" w:hanging="180"/>
      </w:pPr>
    </w:lvl>
    <w:lvl w:ilvl="6" w:tplc="FFFFFFFF" w:tentative="1">
      <w:start w:val="1"/>
      <w:numFmt w:val="decimal"/>
      <w:lvlText w:val="%7."/>
      <w:lvlJc w:val="left"/>
      <w:pPr>
        <w:ind w:left="5531" w:hanging="360"/>
      </w:pPr>
    </w:lvl>
    <w:lvl w:ilvl="7" w:tplc="FFFFFFFF" w:tentative="1">
      <w:start w:val="1"/>
      <w:numFmt w:val="lowerLetter"/>
      <w:lvlText w:val="%8."/>
      <w:lvlJc w:val="left"/>
      <w:pPr>
        <w:ind w:left="6251" w:hanging="360"/>
      </w:pPr>
    </w:lvl>
    <w:lvl w:ilvl="8" w:tplc="FFFFFFFF" w:tentative="1">
      <w:start w:val="1"/>
      <w:numFmt w:val="lowerRoman"/>
      <w:lvlText w:val="%9."/>
      <w:lvlJc w:val="right"/>
      <w:pPr>
        <w:ind w:left="6971" w:hanging="180"/>
      </w:pPr>
    </w:lvl>
  </w:abstractNum>
  <w:abstractNum w:abstractNumId="17" w15:restartNumberingAfterBreak="0">
    <w:nsid w:val="5383093D"/>
    <w:multiLevelType w:val="hybridMultilevel"/>
    <w:tmpl w:val="13867858"/>
    <w:lvl w:ilvl="0" w:tplc="355EADCC">
      <w:start w:val="1"/>
      <w:numFmt w:val="decimal"/>
      <w:lvlText w:val="%1."/>
      <w:lvlJc w:val="left"/>
      <w:pPr>
        <w:ind w:left="1211" w:hanging="360"/>
      </w:pPr>
      <w:rPr>
        <w:rFonts w:hint="default"/>
      </w:rPr>
    </w:lvl>
    <w:lvl w:ilvl="1" w:tplc="04160019" w:tentative="1">
      <w:start w:val="1"/>
      <w:numFmt w:val="lowerLetter"/>
      <w:lvlText w:val="%2."/>
      <w:lvlJc w:val="left"/>
      <w:pPr>
        <w:ind w:left="1931" w:hanging="360"/>
      </w:pPr>
    </w:lvl>
    <w:lvl w:ilvl="2" w:tplc="0416001B" w:tentative="1">
      <w:start w:val="1"/>
      <w:numFmt w:val="lowerRoman"/>
      <w:lvlText w:val="%3."/>
      <w:lvlJc w:val="right"/>
      <w:pPr>
        <w:ind w:left="2651" w:hanging="180"/>
      </w:pPr>
    </w:lvl>
    <w:lvl w:ilvl="3" w:tplc="0416000F" w:tentative="1">
      <w:start w:val="1"/>
      <w:numFmt w:val="decimal"/>
      <w:lvlText w:val="%4."/>
      <w:lvlJc w:val="left"/>
      <w:pPr>
        <w:ind w:left="3371" w:hanging="360"/>
      </w:pPr>
    </w:lvl>
    <w:lvl w:ilvl="4" w:tplc="04160019" w:tentative="1">
      <w:start w:val="1"/>
      <w:numFmt w:val="lowerLetter"/>
      <w:lvlText w:val="%5."/>
      <w:lvlJc w:val="left"/>
      <w:pPr>
        <w:ind w:left="4091" w:hanging="360"/>
      </w:pPr>
    </w:lvl>
    <w:lvl w:ilvl="5" w:tplc="0416001B" w:tentative="1">
      <w:start w:val="1"/>
      <w:numFmt w:val="lowerRoman"/>
      <w:lvlText w:val="%6."/>
      <w:lvlJc w:val="right"/>
      <w:pPr>
        <w:ind w:left="4811" w:hanging="180"/>
      </w:pPr>
    </w:lvl>
    <w:lvl w:ilvl="6" w:tplc="0416000F" w:tentative="1">
      <w:start w:val="1"/>
      <w:numFmt w:val="decimal"/>
      <w:lvlText w:val="%7."/>
      <w:lvlJc w:val="left"/>
      <w:pPr>
        <w:ind w:left="5531" w:hanging="360"/>
      </w:pPr>
    </w:lvl>
    <w:lvl w:ilvl="7" w:tplc="04160019" w:tentative="1">
      <w:start w:val="1"/>
      <w:numFmt w:val="lowerLetter"/>
      <w:lvlText w:val="%8."/>
      <w:lvlJc w:val="left"/>
      <w:pPr>
        <w:ind w:left="6251" w:hanging="360"/>
      </w:pPr>
    </w:lvl>
    <w:lvl w:ilvl="8" w:tplc="0416001B" w:tentative="1">
      <w:start w:val="1"/>
      <w:numFmt w:val="lowerRoman"/>
      <w:lvlText w:val="%9."/>
      <w:lvlJc w:val="right"/>
      <w:pPr>
        <w:ind w:left="6971" w:hanging="180"/>
      </w:pPr>
    </w:lvl>
  </w:abstractNum>
  <w:abstractNum w:abstractNumId="18" w15:restartNumberingAfterBreak="0">
    <w:nsid w:val="58FB7077"/>
    <w:multiLevelType w:val="hybridMultilevel"/>
    <w:tmpl w:val="8D7EC15A"/>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19" w15:restartNumberingAfterBreak="0">
    <w:nsid w:val="5B367A8F"/>
    <w:multiLevelType w:val="multilevel"/>
    <w:tmpl w:val="D6620880"/>
    <w:styleLink w:val="Listaatual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sz w:val="28"/>
      </w:rPr>
    </w:lvl>
    <w:lvl w:ilvl="2">
      <w:start w:val="1"/>
      <w:numFmt w:val="decimal"/>
      <w:isLgl/>
      <w:lvlText w:val="%1.%2.%3."/>
      <w:lvlJc w:val="left"/>
      <w:pPr>
        <w:ind w:left="1440" w:hanging="1080"/>
      </w:pPr>
      <w:rPr>
        <w:rFonts w:hint="default"/>
        <w:sz w:val="28"/>
      </w:rPr>
    </w:lvl>
    <w:lvl w:ilvl="3">
      <w:start w:val="1"/>
      <w:numFmt w:val="decimal"/>
      <w:isLgl/>
      <w:lvlText w:val="%1.%2.%3.%4."/>
      <w:lvlJc w:val="left"/>
      <w:pPr>
        <w:ind w:left="1800" w:hanging="1440"/>
      </w:pPr>
      <w:rPr>
        <w:rFonts w:hint="default"/>
        <w:sz w:val="24"/>
      </w:rPr>
    </w:lvl>
    <w:lvl w:ilvl="4">
      <w:start w:val="1"/>
      <w:numFmt w:val="decimal"/>
      <w:isLgl/>
      <w:lvlText w:val="%1.%2.%3.%4.%5."/>
      <w:lvlJc w:val="left"/>
      <w:pPr>
        <w:ind w:left="1800" w:hanging="1440"/>
      </w:pPr>
      <w:rPr>
        <w:rFonts w:hint="default"/>
        <w:sz w:val="28"/>
      </w:rPr>
    </w:lvl>
    <w:lvl w:ilvl="5">
      <w:start w:val="1"/>
      <w:numFmt w:val="decimal"/>
      <w:isLgl/>
      <w:lvlText w:val="%1.%2.%3.%4.%5.%6."/>
      <w:lvlJc w:val="left"/>
      <w:pPr>
        <w:ind w:left="2160" w:hanging="1800"/>
      </w:pPr>
      <w:rPr>
        <w:rFonts w:hint="default"/>
        <w:sz w:val="28"/>
      </w:rPr>
    </w:lvl>
    <w:lvl w:ilvl="6">
      <w:start w:val="1"/>
      <w:numFmt w:val="decimal"/>
      <w:isLgl/>
      <w:lvlText w:val="%1.%2.%3.%4.%5.%6.%7."/>
      <w:lvlJc w:val="left"/>
      <w:pPr>
        <w:ind w:left="2520" w:hanging="2160"/>
      </w:pPr>
      <w:rPr>
        <w:rFonts w:hint="default"/>
        <w:sz w:val="28"/>
      </w:rPr>
    </w:lvl>
    <w:lvl w:ilvl="7">
      <w:start w:val="1"/>
      <w:numFmt w:val="decimal"/>
      <w:isLgl/>
      <w:lvlText w:val="%1.%2.%3.%4.%5.%6.%7.%8."/>
      <w:lvlJc w:val="left"/>
      <w:pPr>
        <w:ind w:left="2880" w:hanging="2520"/>
      </w:pPr>
      <w:rPr>
        <w:rFonts w:hint="default"/>
        <w:sz w:val="28"/>
      </w:rPr>
    </w:lvl>
    <w:lvl w:ilvl="8">
      <w:start w:val="1"/>
      <w:numFmt w:val="decimal"/>
      <w:isLgl/>
      <w:lvlText w:val="%1.%2.%3.%4.%5.%6.%7.%8.%9."/>
      <w:lvlJc w:val="left"/>
      <w:pPr>
        <w:ind w:left="2880" w:hanging="2520"/>
      </w:pPr>
      <w:rPr>
        <w:rFonts w:hint="default"/>
        <w:sz w:val="28"/>
      </w:rPr>
    </w:lvl>
  </w:abstractNum>
  <w:abstractNum w:abstractNumId="20" w15:restartNumberingAfterBreak="0">
    <w:nsid w:val="5DE30A21"/>
    <w:multiLevelType w:val="multilevel"/>
    <w:tmpl w:val="A4DCF7F0"/>
    <w:lvl w:ilvl="0">
      <w:start w:val="1"/>
      <w:numFmt w:val="decimal"/>
      <w:lvlText w:val="%1."/>
      <w:lvlJc w:val="left"/>
      <w:pPr>
        <w:ind w:left="720" w:hanging="360"/>
      </w:pPr>
    </w:lvl>
    <w:lvl w:ilvl="1">
      <w:start w:val="1"/>
      <w:numFmt w:val="decimal"/>
      <w:isLgl/>
      <w:lvlText w:val="%1.%2."/>
      <w:lvlJc w:val="left"/>
      <w:pPr>
        <w:ind w:left="1080" w:hanging="720"/>
      </w:pPr>
      <w:rPr>
        <w:rFonts w:hint="default"/>
        <w:sz w:val="28"/>
      </w:rPr>
    </w:lvl>
    <w:lvl w:ilvl="2">
      <w:start w:val="1"/>
      <w:numFmt w:val="decimal"/>
      <w:lvlText w:val="%3."/>
      <w:lvlJc w:val="left"/>
      <w:pPr>
        <w:tabs>
          <w:tab w:val="num" w:pos="720"/>
        </w:tabs>
        <w:ind w:left="720" w:hanging="360"/>
      </w:pPr>
      <w:rPr>
        <w:rFonts w:ascii="Arial" w:hAnsi="Arial" w:hint="default"/>
        <w:b w:val="0"/>
        <w:i w:val="0"/>
        <w:color w:val="auto"/>
        <w:sz w:val="24"/>
      </w:rPr>
    </w:lvl>
    <w:lvl w:ilvl="3">
      <w:start w:val="1"/>
      <w:numFmt w:val="decimal"/>
      <w:isLgl/>
      <w:lvlText w:val="%1.%2.%3.%4."/>
      <w:lvlJc w:val="left"/>
      <w:pPr>
        <w:ind w:left="1800" w:hanging="1440"/>
      </w:pPr>
      <w:rPr>
        <w:rFonts w:hint="default"/>
        <w:sz w:val="28"/>
      </w:rPr>
    </w:lvl>
    <w:lvl w:ilvl="4">
      <w:start w:val="1"/>
      <w:numFmt w:val="decimal"/>
      <w:isLgl/>
      <w:lvlText w:val="%1.%2.%3.%4.%5."/>
      <w:lvlJc w:val="left"/>
      <w:pPr>
        <w:ind w:left="1800" w:hanging="1440"/>
      </w:pPr>
      <w:rPr>
        <w:rFonts w:hint="default"/>
        <w:sz w:val="28"/>
      </w:rPr>
    </w:lvl>
    <w:lvl w:ilvl="5">
      <w:start w:val="1"/>
      <w:numFmt w:val="decimal"/>
      <w:isLgl/>
      <w:lvlText w:val="%1.%2.%3.%4.%5.%6."/>
      <w:lvlJc w:val="left"/>
      <w:pPr>
        <w:ind w:left="2160" w:hanging="1800"/>
      </w:pPr>
      <w:rPr>
        <w:rFonts w:hint="default"/>
        <w:sz w:val="28"/>
      </w:rPr>
    </w:lvl>
    <w:lvl w:ilvl="6">
      <w:start w:val="1"/>
      <w:numFmt w:val="decimal"/>
      <w:isLgl/>
      <w:lvlText w:val="%1.%2.%3.%4.%5.%6.%7."/>
      <w:lvlJc w:val="left"/>
      <w:pPr>
        <w:ind w:left="2520" w:hanging="2160"/>
      </w:pPr>
      <w:rPr>
        <w:rFonts w:hint="default"/>
        <w:sz w:val="28"/>
      </w:rPr>
    </w:lvl>
    <w:lvl w:ilvl="7">
      <w:start w:val="1"/>
      <w:numFmt w:val="decimal"/>
      <w:isLgl/>
      <w:lvlText w:val="%1.%2.%3.%4.%5.%6.%7.%8."/>
      <w:lvlJc w:val="left"/>
      <w:pPr>
        <w:ind w:left="2880" w:hanging="2520"/>
      </w:pPr>
      <w:rPr>
        <w:rFonts w:hint="default"/>
        <w:sz w:val="28"/>
      </w:rPr>
    </w:lvl>
    <w:lvl w:ilvl="8">
      <w:start w:val="1"/>
      <w:numFmt w:val="decimal"/>
      <w:isLgl/>
      <w:lvlText w:val="%1.%2.%3.%4.%5.%6.%7.%8.%9."/>
      <w:lvlJc w:val="left"/>
      <w:pPr>
        <w:ind w:left="2880" w:hanging="2520"/>
      </w:pPr>
      <w:rPr>
        <w:rFonts w:hint="default"/>
        <w:sz w:val="28"/>
      </w:rPr>
    </w:lvl>
  </w:abstractNum>
  <w:abstractNum w:abstractNumId="21" w15:restartNumberingAfterBreak="0">
    <w:nsid w:val="5F66090D"/>
    <w:multiLevelType w:val="hybridMultilevel"/>
    <w:tmpl w:val="BAB64886"/>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7AF150F3"/>
    <w:multiLevelType w:val="hybridMultilevel"/>
    <w:tmpl w:val="90F0E5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B9B4086"/>
    <w:multiLevelType w:val="hybridMultilevel"/>
    <w:tmpl w:val="E1785462"/>
    <w:lvl w:ilvl="0" w:tplc="FFFFFFFF">
      <w:start w:val="1"/>
      <w:numFmt w:val="decimal"/>
      <w:lvlText w:val="%1."/>
      <w:lvlJc w:val="left"/>
      <w:pPr>
        <w:ind w:left="1211" w:hanging="360"/>
      </w:pPr>
      <w:rPr>
        <w:rFonts w:hint="default"/>
        <w:sz w:val="24"/>
      </w:rPr>
    </w:lvl>
    <w:lvl w:ilvl="1" w:tplc="FFFFFFFF" w:tentative="1">
      <w:start w:val="1"/>
      <w:numFmt w:val="lowerLetter"/>
      <w:lvlText w:val="%2."/>
      <w:lvlJc w:val="left"/>
      <w:pPr>
        <w:ind w:left="1931" w:hanging="360"/>
      </w:pPr>
    </w:lvl>
    <w:lvl w:ilvl="2" w:tplc="FFFFFFFF" w:tentative="1">
      <w:start w:val="1"/>
      <w:numFmt w:val="lowerRoman"/>
      <w:lvlText w:val="%3."/>
      <w:lvlJc w:val="right"/>
      <w:pPr>
        <w:ind w:left="2651" w:hanging="180"/>
      </w:pPr>
    </w:lvl>
    <w:lvl w:ilvl="3" w:tplc="FFFFFFFF" w:tentative="1">
      <w:start w:val="1"/>
      <w:numFmt w:val="decimal"/>
      <w:lvlText w:val="%4."/>
      <w:lvlJc w:val="left"/>
      <w:pPr>
        <w:ind w:left="3371" w:hanging="360"/>
      </w:pPr>
    </w:lvl>
    <w:lvl w:ilvl="4" w:tplc="FFFFFFFF" w:tentative="1">
      <w:start w:val="1"/>
      <w:numFmt w:val="lowerLetter"/>
      <w:lvlText w:val="%5."/>
      <w:lvlJc w:val="left"/>
      <w:pPr>
        <w:ind w:left="4091" w:hanging="360"/>
      </w:pPr>
    </w:lvl>
    <w:lvl w:ilvl="5" w:tplc="FFFFFFFF" w:tentative="1">
      <w:start w:val="1"/>
      <w:numFmt w:val="lowerRoman"/>
      <w:lvlText w:val="%6."/>
      <w:lvlJc w:val="right"/>
      <w:pPr>
        <w:ind w:left="4811" w:hanging="180"/>
      </w:pPr>
    </w:lvl>
    <w:lvl w:ilvl="6" w:tplc="FFFFFFFF" w:tentative="1">
      <w:start w:val="1"/>
      <w:numFmt w:val="decimal"/>
      <w:lvlText w:val="%7."/>
      <w:lvlJc w:val="left"/>
      <w:pPr>
        <w:ind w:left="5531" w:hanging="360"/>
      </w:pPr>
    </w:lvl>
    <w:lvl w:ilvl="7" w:tplc="FFFFFFFF" w:tentative="1">
      <w:start w:val="1"/>
      <w:numFmt w:val="lowerLetter"/>
      <w:lvlText w:val="%8."/>
      <w:lvlJc w:val="left"/>
      <w:pPr>
        <w:ind w:left="6251" w:hanging="360"/>
      </w:pPr>
    </w:lvl>
    <w:lvl w:ilvl="8" w:tplc="FFFFFFFF" w:tentative="1">
      <w:start w:val="1"/>
      <w:numFmt w:val="lowerRoman"/>
      <w:lvlText w:val="%9."/>
      <w:lvlJc w:val="right"/>
      <w:pPr>
        <w:ind w:left="6971" w:hanging="180"/>
      </w:pPr>
    </w:lvl>
  </w:abstractNum>
  <w:num w:numId="1" w16cid:durableId="548302347">
    <w:abstractNumId w:val="8"/>
  </w:num>
  <w:num w:numId="2" w16cid:durableId="1012999204">
    <w:abstractNumId w:val="6"/>
  </w:num>
  <w:num w:numId="3" w16cid:durableId="2121484740">
    <w:abstractNumId w:val="5"/>
  </w:num>
  <w:num w:numId="4" w16cid:durableId="1450707601">
    <w:abstractNumId w:val="4"/>
  </w:num>
  <w:num w:numId="5" w16cid:durableId="163279053">
    <w:abstractNumId w:val="7"/>
  </w:num>
  <w:num w:numId="6" w16cid:durableId="2089644320">
    <w:abstractNumId w:val="3"/>
  </w:num>
  <w:num w:numId="7" w16cid:durableId="607929979">
    <w:abstractNumId w:val="2"/>
  </w:num>
  <w:num w:numId="8" w16cid:durableId="1694113707">
    <w:abstractNumId w:val="1"/>
  </w:num>
  <w:num w:numId="9" w16cid:durableId="2109035751">
    <w:abstractNumId w:val="0"/>
  </w:num>
  <w:num w:numId="10" w16cid:durableId="984552700">
    <w:abstractNumId w:val="10"/>
  </w:num>
  <w:num w:numId="11" w16cid:durableId="1365472987">
    <w:abstractNumId w:val="22"/>
  </w:num>
  <w:num w:numId="12" w16cid:durableId="1796097096">
    <w:abstractNumId w:val="11"/>
  </w:num>
  <w:num w:numId="13" w16cid:durableId="449277624">
    <w:abstractNumId w:val="21"/>
  </w:num>
  <w:num w:numId="14" w16cid:durableId="1985887611">
    <w:abstractNumId w:val="18"/>
  </w:num>
  <w:num w:numId="15" w16cid:durableId="2069381078">
    <w:abstractNumId w:val="12"/>
  </w:num>
  <w:num w:numId="16" w16cid:durableId="1281910966">
    <w:abstractNumId w:val="20"/>
  </w:num>
  <w:num w:numId="17" w16cid:durableId="445540511">
    <w:abstractNumId w:val="13"/>
  </w:num>
  <w:num w:numId="18" w16cid:durableId="290094244">
    <w:abstractNumId w:val="19"/>
  </w:num>
  <w:num w:numId="19" w16cid:durableId="208209590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534805272">
    <w:abstractNumId w:val="14"/>
  </w:num>
  <w:num w:numId="21" w16cid:durableId="31928838">
    <w:abstractNumId w:val="11"/>
    <w:lvlOverride w:ilvl="0">
      <w:startOverride w:val="1"/>
    </w:lvlOverride>
  </w:num>
  <w:num w:numId="22" w16cid:durableId="1067799597">
    <w:abstractNumId w:val="17"/>
  </w:num>
  <w:num w:numId="23" w16cid:durableId="882059539">
    <w:abstractNumId w:val="15"/>
  </w:num>
  <w:num w:numId="24" w16cid:durableId="158814000">
    <w:abstractNumId w:val="23"/>
  </w:num>
  <w:num w:numId="25" w16cid:durableId="252469815">
    <w:abstractNumId w:val="9"/>
  </w:num>
  <w:num w:numId="26" w16cid:durableId="492379530">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Paulo Tarso Sanches de Oliveira">
    <w15:presenceInfo w15:providerId="AD" w15:userId="S::polivei2@charlotte.edu::6b3c967f-9eea-4b2f-9cd0-89c4d2ce4266"/>
  </w15:person>
  <w15:person w15:author="Bruno Ken Marchezepe">
    <w15:presenceInfo w15:providerId="AD" w15:userId="S::bruno.marchezepe@usp.br::2e217b3a-33cc-4180-827e-651e36e719cd"/>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6"/>
  <w:trackRevisions/>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3208"/>
    <w:rsid w:val="00125160"/>
    <w:rsid w:val="0015074B"/>
    <w:rsid w:val="00233900"/>
    <w:rsid w:val="0029639D"/>
    <w:rsid w:val="002C69D6"/>
    <w:rsid w:val="003154E3"/>
    <w:rsid w:val="0032219D"/>
    <w:rsid w:val="00326F90"/>
    <w:rsid w:val="00364B0B"/>
    <w:rsid w:val="00392AC7"/>
    <w:rsid w:val="003A0E16"/>
    <w:rsid w:val="004008D2"/>
    <w:rsid w:val="0046479C"/>
    <w:rsid w:val="004738D4"/>
    <w:rsid w:val="004E5B09"/>
    <w:rsid w:val="00513E07"/>
    <w:rsid w:val="00547CEF"/>
    <w:rsid w:val="0057352D"/>
    <w:rsid w:val="0062447C"/>
    <w:rsid w:val="006A3629"/>
    <w:rsid w:val="006B3CA7"/>
    <w:rsid w:val="006D2B30"/>
    <w:rsid w:val="007477BA"/>
    <w:rsid w:val="007B7083"/>
    <w:rsid w:val="007D5DAD"/>
    <w:rsid w:val="00845AA8"/>
    <w:rsid w:val="008D0483"/>
    <w:rsid w:val="00937AD3"/>
    <w:rsid w:val="009B2436"/>
    <w:rsid w:val="00A35E28"/>
    <w:rsid w:val="00A936B1"/>
    <w:rsid w:val="00AA1D8D"/>
    <w:rsid w:val="00AB2119"/>
    <w:rsid w:val="00B47730"/>
    <w:rsid w:val="00B7394E"/>
    <w:rsid w:val="00BC3324"/>
    <w:rsid w:val="00C25032"/>
    <w:rsid w:val="00C36C69"/>
    <w:rsid w:val="00CB0664"/>
    <w:rsid w:val="00CD4E9E"/>
    <w:rsid w:val="00D32BD1"/>
    <w:rsid w:val="00D36E58"/>
    <w:rsid w:val="00D63914"/>
    <w:rsid w:val="00E15D2D"/>
    <w:rsid w:val="00F00DA2"/>
    <w:rsid w:val="00F125D5"/>
    <w:rsid w:val="00F21DAE"/>
    <w:rsid w:val="00F413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FFB10E0"/>
  <w14:defaultImageDpi w14:val="300"/>
  <w15:docId w15:val="{1F4469EA-042F-9E4C-A379-87ACEFAF0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5D2D"/>
    <w:pPr>
      <w:spacing w:after="120"/>
      <w:ind w:firstLine="851"/>
      <w:jc w:val="both"/>
    </w:pPr>
    <w:rPr>
      <w:rFonts w:ascii="Arial" w:hAnsi="Arial"/>
      <w:color w:val="2C3E50"/>
      <w:sz w:val="24"/>
      <w:szCs w:val="32"/>
    </w:rPr>
  </w:style>
  <w:style w:type="paragraph" w:styleId="Ttulo1">
    <w:name w:val="heading 1"/>
    <w:basedOn w:val="Normal"/>
    <w:next w:val="Normal"/>
    <w:link w:val="Ttulo1Char"/>
    <w:uiPriority w:val="9"/>
    <w:qFormat/>
    <w:rsid w:val="006B3CA7"/>
    <w:pPr>
      <w:spacing w:before="280" w:after="40"/>
      <w:jc w:val="center"/>
      <w:outlineLvl w:val="0"/>
    </w:pPr>
    <w:rPr>
      <w:rFonts w:cs="Arial"/>
      <w:b/>
      <w:bCs/>
      <w:color w:val="8B9F75"/>
      <w:sz w:val="36"/>
      <w:szCs w:val="36"/>
      <w14:textFill>
        <w14:solidFill>
          <w14:srgbClr w14:val="8B9F75">
            <w14:lumMod w14:val="50000"/>
          </w14:srgbClr>
        </w14:solidFill>
      </w14:textFill>
    </w:rPr>
  </w:style>
  <w:style w:type="paragraph" w:styleId="Ttulo2">
    <w:name w:val="heading 2"/>
    <w:basedOn w:val="Normal"/>
    <w:next w:val="Normal"/>
    <w:link w:val="Ttulo2Char"/>
    <w:uiPriority w:val="9"/>
    <w:unhideWhenUsed/>
    <w:qFormat/>
    <w:rsid w:val="00E15D2D"/>
    <w:pPr>
      <w:keepNext/>
      <w:numPr>
        <w:numId w:val="12"/>
      </w:numPr>
      <w:spacing w:before="280"/>
      <w:outlineLvl w:val="1"/>
    </w:pPr>
    <w:rPr>
      <w:b/>
      <w:bCs/>
      <w:color w:val="4F6228" w:themeColor="accent3" w:themeShade="80"/>
      <w:sz w:val="32"/>
    </w:rPr>
  </w:style>
  <w:style w:type="paragraph" w:styleId="Ttulo3">
    <w:name w:val="heading 3"/>
    <w:basedOn w:val="Normal"/>
    <w:next w:val="Normal"/>
    <w:link w:val="Ttulo3Char"/>
    <w:uiPriority w:val="9"/>
    <w:unhideWhenUsed/>
    <w:qFormat/>
    <w:rsid w:val="00513E07"/>
    <w:pPr>
      <w:keepNext/>
      <w:keepLines/>
      <w:numPr>
        <w:ilvl w:val="1"/>
        <w:numId w:val="12"/>
      </w:numPr>
      <w:spacing w:before="200" w:after="240"/>
      <w:outlineLvl w:val="2"/>
    </w:pPr>
    <w:rPr>
      <w:rFonts w:asciiTheme="majorHAnsi" w:eastAsiaTheme="majorEastAsia" w:hAnsiTheme="majorHAnsi" w:cstheme="majorBidi"/>
      <w:b/>
      <w:bCs/>
      <w:color w:val="4F6228" w:themeColor="accent3" w:themeShade="80"/>
      <w:sz w:val="28"/>
    </w:rPr>
  </w:style>
  <w:style w:type="paragraph" w:styleId="Ttulo4">
    <w:name w:val="heading 4"/>
    <w:basedOn w:val="Normal"/>
    <w:next w:val="Normal"/>
    <w:link w:val="Ttulo4Char"/>
    <w:uiPriority w:val="9"/>
    <w:unhideWhenUsed/>
    <w:qFormat/>
    <w:rsid w:val="003154E3"/>
    <w:pPr>
      <w:keepNext/>
      <w:keepLines/>
      <w:numPr>
        <w:ilvl w:val="2"/>
        <w:numId w:val="12"/>
      </w:numPr>
      <w:spacing w:before="200" w:after="0"/>
      <w:outlineLvl w:val="3"/>
    </w:pPr>
    <w:rPr>
      <w:rFonts w:asciiTheme="majorHAnsi" w:eastAsiaTheme="majorEastAsia" w:hAnsiTheme="majorHAnsi" w:cstheme="majorBidi"/>
      <w:b/>
      <w:bCs/>
      <w:i/>
      <w:iCs/>
      <w:color w:val="4F6228" w:themeColor="accent3" w:themeShade="80"/>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6B3CA7"/>
    <w:rPr>
      <w:rFonts w:ascii="Arial" w:hAnsi="Arial" w:cs="Arial"/>
      <w:b/>
      <w:bCs/>
      <w:color w:val="8B9F75"/>
      <w:sz w:val="36"/>
      <w:szCs w:val="36"/>
      <w14:textFill>
        <w14:solidFill>
          <w14:srgbClr w14:val="8B9F75">
            <w14:lumMod w14:val="50000"/>
          </w14:srgbClr>
        </w14:solidFill>
      </w14:textFill>
    </w:rPr>
  </w:style>
  <w:style w:type="character" w:customStyle="1" w:styleId="Ttulo2Char">
    <w:name w:val="Título 2 Char"/>
    <w:basedOn w:val="Fontepargpadro"/>
    <w:link w:val="Ttulo2"/>
    <w:uiPriority w:val="9"/>
    <w:rsid w:val="00E15D2D"/>
    <w:rPr>
      <w:rFonts w:ascii="Arial" w:hAnsi="Arial"/>
      <w:b/>
      <w:bCs/>
      <w:color w:val="4F6228" w:themeColor="accent3" w:themeShade="80"/>
      <w:sz w:val="32"/>
      <w:szCs w:val="32"/>
    </w:rPr>
  </w:style>
  <w:style w:type="character" w:customStyle="1" w:styleId="Ttulo3Char">
    <w:name w:val="Título 3 Char"/>
    <w:basedOn w:val="Fontepargpadro"/>
    <w:link w:val="Ttulo3"/>
    <w:uiPriority w:val="9"/>
    <w:rsid w:val="00513E07"/>
    <w:rPr>
      <w:rFonts w:asciiTheme="majorHAnsi" w:eastAsiaTheme="majorEastAsia" w:hAnsiTheme="majorHAnsi" w:cstheme="majorBidi"/>
      <w:b/>
      <w:bCs/>
      <w:color w:val="4F6228" w:themeColor="accent3" w:themeShade="80"/>
      <w:sz w:val="28"/>
      <w:szCs w:val="32"/>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ind w:firstLine="851"/>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ind w:left="360"/>
      <w:contextualSpacing/>
    </w:pPr>
  </w:style>
  <w:style w:type="paragraph" w:styleId="Listadecontinuao2">
    <w:name w:val="List Continue 2"/>
    <w:basedOn w:val="Normal"/>
    <w:uiPriority w:val="99"/>
    <w:unhideWhenUsed/>
    <w:rsid w:val="0029639D"/>
    <w:pPr>
      <w:ind w:left="720"/>
      <w:contextualSpacing/>
    </w:pPr>
  </w:style>
  <w:style w:type="paragraph" w:styleId="Listadecontinuao3">
    <w:name w:val="List Continue 3"/>
    <w:basedOn w:val="Normal"/>
    <w:uiPriority w:val="99"/>
    <w:unhideWhenUsed/>
    <w:rsid w:val="0029639D"/>
    <w:pPr>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rsid w:val="003154E3"/>
    <w:rPr>
      <w:rFonts w:asciiTheme="majorHAnsi" w:eastAsiaTheme="majorEastAsia" w:hAnsiTheme="majorHAnsi" w:cstheme="majorBidi"/>
      <w:b/>
      <w:bCs/>
      <w:i/>
      <w:iCs/>
      <w:color w:val="4F6228" w:themeColor="accent3" w:themeShade="80"/>
      <w:sz w:val="24"/>
      <w:szCs w:val="32"/>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Fontepargpadro"/>
    <w:uiPriority w:val="99"/>
    <w:unhideWhenUsed/>
    <w:rsid w:val="00845AA8"/>
    <w:rPr>
      <w:color w:val="0000FF" w:themeColor="hyperlink"/>
      <w:u w:val="single"/>
    </w:rPr>
  </w:style>
  <w:style w:type="character" w:styleId="MenoPendente">
    <w:name w:val="Unresolved Mention"/>
    <w:basedOn w:val="Fontepargpadro"/>
    <w:uiPriority w:val="99"/>
    <w:semiHidden/>
    <w:unhideWhenUsed/>
    <w:rsid w:val="00845AA8"/>
    <w:rPr>
      <w:color w:val="605E5C"/>
      <w:shd w:val="clear" w:color="auto" w:fill="E1DFDD"/>
    </w:rPr>
  </w:style>
  <w:style w:type="paragraph" w:styleId="Reviso">
    <w:name w:val="Revision"/>
    <w:hidden/>
    <w:uiPriority w:val="99"/>
    <w:semiHidden/>
    <w:rsid w:val="00F21DAE"/>
    <w:pPr>
      <w:spacing w:after="0" w:line="240" w:lineRule="auto"/>
    </w:pPr>
  </w:style>
  <w:style w:type="character" w:styleId="Refdecomentrio">
    <w:name w:val="annotation reference"/>
    <w:basedOn w:val="Fontepargpadro"/>
    <w:uiPriority w:val="99"/>
    <w:semiHidden/>
    <w:unhideWhenUsed/>
    <w:rsid w:val="00123208"/>
    <w:rPr>
      <w:sz w:val="16"/>
      <w:szCs w:val="16"/>
    </w:rPr>
  </w:style>
  <w:style w:type="paragraph" w:styleId="Textodecomentrio">
    <w:name w:val="annotation text"/>
    <w:basedOn w:val="Normal"/>
    <w:link w:val="TextodecomentrioChar"/>
    <w:uiPriority w:val="99"/>
    <w:unhideWhenUsed/>
    <w:rsid w:val="00123208"/>
    <w:pPr>
      <w:spacing w:line="240" w:lineRule="auto"/>
    </w:pPr>
    <w:rPr>
      <w:sz w:val="20"/>
      <w:szCs w:val="20"/>
    </w:rPr>
  </w:style>
  <w:style w:type="character" w:customStyle="1" w:styleId="TextodecomentrioChar">
    <w:name w:val="Texto de comentário Char"/>
    <w:basedOn w:val="Fontepargpadro"/>
    <w:link w:val="Textodecomentrio"/>
    <w:uiPriority w:val="99"/>
    <w:rsid w:val="00123208"/>
    <w:rPr>
      <w:sz w:val="20"/>
      <w:szCs w:val="20"/>
    </w:rPr>
  </w:style>
  <w:style w:type="paragraph" w:styleId="Assuntodocomentrio">
    <w:name w:val="annotation subject"/>
    <w:basedOn w:val="Textodecomentrio"/>
    <w:next w:val="Textodecomentrio"/>
    <w:link w:val="AssuntodocomentrioChar"/>
    <w:uiPriority w:val="99"/>
    <w:semiHidden/>
    <w:unhideWhenUsed/>
    <w:rsid w:val="00123208"/>
    <w:rPr>
      <w:b/>
      <w:bCs/>
    </w:rPr>
  </w:style>
  <w:style w:type="character" w:customStyle="1" w:styleId="AssuntodocomentrioChar">
    <w:name w:val="Assunto do comentário Char"/>
    <w:basedOn w:val="TextodecomentrioChar"/>
    <w:link w:val="Assuntodocomentrio"/>
    <w:uiPriority w:val="99"/>
    <w:semiHidden/>
    <w:rsid w:val="00123208"/>
    <w:rPr>
      <w:b/>
      <w:bCs/>
      <w:sz w:val="20"/>
      <w:szCs w:val="20"/>
    </w:rPr>
  </w:style>
  <w:style w:type="numbering" w:customStyle="1" w:styleId="Listaatual1">
    <w:name w:val="Lista atual1"/>
    <w:uiPriority w:val="99"/>
    <w:rsid w:val="003154E3"/>
    <w:pPr>
      <w:numPr>
        <w:numId w:val="17"/>
      </w:numPr>
    </w:pPr>
  </w:style>
  <w:style w:type="numbering" w:customStyle="1" w:styleId="Listaatual2">
    <w:name w:val="Lista atual2"/>
    <w:uiPriority w:val="99"/>
    <w:rsid w:val="003154E3"/>
    <w:pPr>
      <w:numPr>
        <w:numId w:val="1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comments.xml.rels><?xml version="1.0" encoding="UTF-8" standalone="yes"?>
<Relationships xmlns="http://schemas.openxmlformats.org/package/2006/relationships"><Relationship Id="rId3" Type="http://schemas.openxmlformats.org/officeDocument/2006/relationships/hyperlink" Target="https://hydrologywatersecurity.github.io/potentiometric_map/" TargetMode="External"/><Relationship Id="rId2" Type="http://schemas.openxmlformats.org/officeDocument/2006/relationships/hyperlink" Target="https://prabhasyadav.github.io/iGW-I/content/background/00_general.html" TargetMode="External"/><Relationship Id="rId1" Type="http://schemas.openxmlformats.org/officeDocument/2006/relationships/hyperlink" Target="https://waterdata.usgs.gov/state/North%20Carolina/#dataTypes=72019&amp;groupBy=huc8" TargetMode="External"/></Relationship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microsoft.com/office/2018/08/relationships/commentsExtensible" Target="commentsExtensible.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header" Target="header2.xml"/><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8.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header" Target="header3.xml"/><Relationship Id="rId8" Type="http://schemas.openxmlformats.org/officeDocument/2006/relationships/comments" Target="comments.xml"/><Relationship Id="rId51" Type="http://schemas.openxmlformats.org/officeDocument/2006/relationships/image" Target="media/image40.png"/><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microsoft.com/office/2011/relationships/people" Target="people.xml"/><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footer" Target="footer3.xml"/><Relationship Id="rId10" Type="http://schemas.microsoft.com/office/2016/09/relationships/commentsIds" Target="commentsIds.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header" Target="header1.xml"/><Relationship Id="rId60"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264</TotalTime>
  <Pages>33</Pages>
  <Words>3080</Words>
  <Characters>16635</Characters>
  <Application>Microsoft Office Word</Application>
  <DocSecurity>0</DocSecurity>
  <Lines>138</Lines>
  <Paragraphs>39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19676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Bruno Ken Marchezepe</cp:lastModifiedBy>
  <cp:revision>8</cp:revision>
  <dcterms:created xsi:type="dcterms:W3CDTF">2013-12-23T23:15:00Z</dcterms:created>
  <dcterms:modified xsi:type="dcterms:W3CDTF">2026-08-24T00:42:00Z</dcterms:modified>
  <cp:category/>
</cp:coreProperties>
</file>